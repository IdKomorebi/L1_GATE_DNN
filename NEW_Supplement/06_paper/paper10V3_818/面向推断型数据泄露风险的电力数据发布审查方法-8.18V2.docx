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867D0">
      <w:pPr>
        <w:spacing w:before="158" w:after="158"/>
        <w:jc w:val="center"/>
      </w:pPr>
      <w:bookmarkStart w:id="0" w:name="_Hlk237853808"/>
      <w:r>
        <w:rPr>
          <w:rFonts w:hint="eastAsia" w:ascii="黑体" w:hAnsi="黑体" w:eastAsia="黑体"/>
          <w:sz w:val="44"/>
        </w:rPr>
        <w:t>面向推断型数据泄露风险的电力数据发布审查方法</w:t>
      </w:r>
      <w:bookmarkEnd w:id="0"/>
    </w:p>
    <w:p w14:paraId="16035162">
      <w:pPr>
        <w:jc w:val="center"/>
      </w:pPr>
      <w:r>
        <w:rPr>
          <w:rFonts w:eastAsia="仿宋_GB2312"/>
          <w:sz w:val="24"/>
        </w:rPr>
        <w:t>郑茂然</w:t>
      </w:r>
      <w:r>
        <w:rPr>
          <w:rFonts w:eastAsia="仿宋_GB2312"/>
          <w:sz w:val="24"/>
          <w:vertAlign w:val="superscript"/>
        </w:rPr>
        <w:t>1</w:t>
      </w:r>
      <w:r>
        <w:rPr>
          <w:rFonts w:eastAsia="仿宋_GB2312"/>
          <w:sz w:val="24"/>
        </w:rPr>
        <w:t>，陶文伟</w:t>
      </w:r>
      <w:r>
        <w:rPr>
          <w:rFonts w:eastAsia="仿宋_GB2312"/>
          <w:sz w:val="24"/>
          <w:vertAlign w:val="superscript"/>
        </w:rPr>
        <w:t>1</w:t>
      </w:r>
      <w:r>
        <w:rPr>
          <w:rFonts w:eastAsia="仿宋_GB2312"/>
          <w:sz w:val="24"/>
        </w:rPr>
        <w:t>，李家璐</w:t>
      </w:r>
      <w:r>
        <w:rPr>
          <w:rFonts w:eastAsia="仿宋_GB2312"/>
          <w:sz w:val="24"/>
          <w:vertAlign w:val="superscript"/>
        </w:rPr>
        <w:t>1</w:t>
      </w:r>
      <w:r>
        <w:rPr>
          <w:rFonts w:eastAsia="仿宋_GB2312"/>
          <w:sz w:val="24"/>
        </w:rPr>
        <w:t>，雷傲宇</w:t>
      </w:r>
      <w:r>
        <w:rPr>
          <w:rFonts w:eastAsia="仿宋_GB2312"/>
          <w:sz w:val="24"/>
          <w:vertAlign w:val="superscript"/>
        </w:rPr>
        <w:t>1</w:t>
      </w:r>
      <w:r>
        <w:rPr>
          <w:rFonts w:eastAsia="仿宋_GB2312"/>
          <w:sz w:val="24"/>
        </w:rPr>
        <w:t>，谭伟涛</w:t>
      </w:r>
      <w:r>
        <w:rPr>
          <w:rFonts w:eastAsia="仿宋_GB2312"/>
          <w:sz w:val="24"/>
          <w:vertAlign w:val="superscript"/>
        </w:rPr>
        <w:t>2</w:t>
      </w:r>
      <w:r>
        <w:rPr>
          <w:rFonts w:eastAsia="仿宋_GB2312"/>
          <w:sz w:val="24"/>
        </w:rPr>
        <w:t>，王宏</w:t>
      </w:r>
      <w:r>
        <w:rPr>
          <w:rFonts w:eastAsia="仿宋_GB2312"/>
          <w:sz w:val="24"/>
          <w:vertAlign w:val="superscript"/>
        </w:rPr>
        <w:t>2</w:t>
      </w:r>
      <w:r>
        <w:rPr>
          <w:rFonts w:eastAsia="仿宋_GB2312"/>
          <w:sz w:val="24"/>
        </w:rPr>
        <w:t>，杜浩存</w:t>
      </w:r>
      <w:r>
        <w:rPr>
          <w:rFonts w:eastAsia="仿宋_GB2312"/>
          <w:sz w:val="24"/>
          <w:vertAlign w:val="superscript"/>
        </w:rPr>
        <w:t>2</w:t>
      </w:r>
    </w:p>
    <w:p w14:paraId="1855E6A2">
      <w:pPr>
        <w:jc w:val="center"/>
      </w:pPr>
      <w:r>
        <w:rPr>
          <w:rFonts w:eastAsia="楷体"/>
          <w:sz w:val="18"/>
        </w:rPr>
        <w:t>（1. 中国南方电力调度控制中心，广州 510663；2. 南方电网科学研究院有限责任公司，广州 510663）</w:t>
      </w:r>
    </w:p>
    <w:p w14:paraId="327D9A03"/>
    <w:p w14:paraId="768CFC90">
      <w:pPr>
        <w:rPr>
          <w:rFonts w:eastAsia="楷体"/>
          <w:sz w:val="18"/>
        </w:rPr>
      </w:pPr>
      <w:r>
        <w:rPr>
          <w:rFonts w:eastAsia="黑体"/>
          <w:sz w:val="18"/>
        </w:rPr>
        <w:t>摘要：</w:t>
      </w:r>
      <w:r>
        <w:rPr>
          <w:rFonts w:eastAsia="楷体"/>
          <w:sz w:val="18"/>
        </w:rPr>
        <w:t>随着新型电力系统建设、电力市场化改革以及电力数据开放共享的持续推进，调度运行、市场出清和负荷预测等环节产生的大量数据面临对外发布需求。由于电力数据之间存在复杂关联，多个单独不敏感的拟公开字段联合后可能推断出未公开的运行状态和设备信息，形成推断型数据泄露风险。现有发布审查方法主要依赖字段敏感性判定、显式规则核查或相关性分析，对多字段联合关联形成的推断型数据泄露风险识别能力有限，难以支撑针对性审查与处置。针对上述问题，本文提出一种面向推断型数据泄露风险的电力数据发布审查方法，并将承载主要敏感信息推断能力的字段集合定义为隐性推断源。首先，评估拟发布字段联合推断敏感信息的能力，将字段间还原关系划分为公式及近似关系和隐性推断关系，通过已知公式剔除与近似关系迭代剥离排除显式还原路径；其次，构建分解式稀疏门控深度网络，从剩余候选字段中定位隐性推断源；最后，对风险字段实施加噪、降精度和时间聚合等处置，并重新评估残余推断风险。PJM市场数据和RTS-GMLC交流潮流数据上的实验结果表明，平均选取28.3%和18.9%的候选字段即可获得与全量字段模型相当的推断能力；实施综合处置后，平均推断精度分别由0.8512和0.9743降至0.4224和0.6786。结果表明，所提方法能够有效评估、定位和处置推断型数据泄露风险，可为电力数据安全发布提供技术支撑。</w:t>
      </w:r>
    </w:p>
    <w:p w14:paraId="2BA03906">
      <w:r>
        <w:rPr>
          <w:rFonts w:eastAsia="黑体"/>
          <w:sz w:val="18"/>
        </w:rPr>
        <w:t>关键词：</w:t>
      </w:r>
      <w:r>
        <w:rPr>
          <w:rFonts w:hint="eastAsia" w:eastAsia="楷体"/>
          <w:sz w:val="18"/>
        </w:rPr>
        <w:t>推断型数据泄露风险；电力</w:t>
      </w:r>
      <w:r>
        <w:rPr>
          <w:rFonts w:eastAsia="楷体"/>
          <w:sz w:val="18"/>
        </w:rPr>
        <w:t>数据发布审查；隐性推断源；数据安全；稀疏门控</w:t>
      </w:r>
    </w:p>
    <w:p w14:paraId="3CB87518"/>
    <w:p w14:paraId="0A2EF645">
      <w:pPr>
        <w:pStyle w:val="53"/>
        <w:widowControl w:val="0"/>
        <w:rPr>
          <w:b/>
          <w:kern w:val="28"/>
          <w:sz w:val="28"/>
          <w:szCs w:val="28"/>
        </w:rPr>
      </w:pPr>
      <w:r>
        <w:rPr>
          <w:b/>
          <w:bCs/>
          <w:kern w:val="28"/>
          <w:sz w:val="28"/>
          <w:szCs w:val="28"/>
        </w:rPr>
        <w:t>A Power Data Release Review Method for Inference-Based Data Leakage Risks</w:t>
      </w:r>
    </w:p>
    <w:p w14:paraId="070E88B2">
      <w:pPr>
        <w:pStyle w:val="53"/>
        <w:widowControl w:val="0"/>
      </w:pPr>
      <w:r>
        <w:t>ZHENG Maoran</w:t>
      </w:r>
      <w:r>
        <w:rPr>
          <w:vertAlign w:val="superscript"/>
        </w:rPr>
        <w:t>1</w:t>
      </w:r>
      <w:r>
        <w:t>, TAO Wenwei</w:t>
      </w:r>
      <w:r>
        <w:rPr>
          <w:vertAlign w:val="superscript"/>
        </w:rPr>
        <w:t>1</w:t>
      </w:r>
      <w:r>
        <w:t>, LI Jialu</w:t>
      </w:r>
      <w:r>
        <w:rPr>
          <w:vertAlign w:val="superscript"/>
        </w:rPr>
        <w:t>1</w:t>
      </w:r>
      <w:r>
        <w:t>, LEI Aoyu</w:t>
      </w:r>
      <w:r>
        <w:rPr>
          <w:vertAlign w:val="superscript"/>
        </w:rPr>
        <w:t>1</w:t>
      </w:r>
      <w:r>
        <w:t>, TAN Weitao</w:t>
      </w:r>
      <w:r>
        <w:rPr>
          <w:vertAlign w:val="superscript"/>
        </w:rPr>
        <w:t>2</w:t>
      </w:r>
      <w:r>
        <w:t>, WANG Hong</w:t>
      </w:r>
      <w:r>
        <w:rPr>
          <w:vertAlign w:val="superscript"/>
        </w:rPr>
        <w:t>2</w:t>
      </w:r>
      <w:r>
        <w:t>, DU Haocun</w:t>
      </w:r>
      <w:r>
        <w:rPr>
          <w:vertAlign w:val="superscript"/>
        </w:rPr>
        <w:t>2</w:t>
      </w:r>
    </w:p>
    <w:p w14:paraId="539EBCE6">
      <w:pPr>
        <w:pStyle w:val="54"/>
        <w:widowControl w:val="0"/>
      </w:pPr>
      <w:r>
        <w:t>(1. CSG Power Dispatching Control Center, Guangzhou 510663, China; 2. Electric Power Research Institute of China Southern Power Grid Co., Ltd., Guangzhou 510663, China)</w:t>
      </w:r>
    </w:p>
    <w:p w14:paraId="1C8F54BE">
      <w:pPr>
        <w:pStyle w:val="45"/>
        <w:rPr>
          <w:rFonts w:hint="eastAsia"/>
        </w:rPr>
      </w:pPr>
    </w:p>
    <w:p w14:paraId="20DC398B">
      <w:pPr>
        <w:rPr>
          <w:sz w:val="18"/>
        </w:rPr>
      </w:pPr>
      <w:r>
        <w:rPr>
          <w:b/>
          <w:sz w:val="18"/>
        </w:rPr>
        <w:t xml:space="preserve">Abstract: </w:t>
      </w:r>
      <w:r>
        <w:rPr>
          <w:sz w:val="18"/>
        </w:rPr>
        <w:t>With the development of new power systems, electricity market reform, and power data sharing, increasing amounts of operational and market data are released externally. Due to complex dependencies among power data, multiple individually non-sensitive fields may jointly reveal non-public operating states or equipment information, resulting in inference-based data leakage risks. Existing release review methods mainly rely on field-level sensitivity assessment, explicit rule checking, or correlation analysis, and are inadequate for identifying risks caused by joint dependencies among multiple fields. To address this issue, a power data release review method for inference-based data leakage risks is proposed, and the fields carrying the primary capability to infer sensitive information are defined as implicit inference sources. First, the joint inferability of candidate fields is evaluated, and explicit recovery paths are removed by eliminating known formulas and iteratively stripping approximate relationships. Second, a factorized sparse-gating deep neural network is used to locate implicit inference sources from the remaining fields. Finally, noise addition, precision reduction, and temporal aggregation are applied to the identified risk fields, followed by residual risk reassessment. Experiments on PJM market data and RTS-GMLC AC power-flow data show that only 28.3% and 18.9% of the candidate fields are required, on average, to achieve inference performance comparable to that of the full-field models. After combined mitigation, the average inference accuracy decreases from 0.8512 to 0.4224 and from 0.9743 to 0.6786, respectively. The results demonstrate the effectiveness of the proposed method for assessing, locating, and mitigating inference-based data leakage risks in power data release.</w:t>
      </w:r>
    </w:p>
    <w:p w14:paraId="3B9845E4">
      <w:r>
        <w:rPr>
          <w:b/>
          <w:sz w:val="18"/>
        </w:rPr>
        <w:t xml:space="preserve">Key words: </w:t>
      </w:r>
      <w:r>
        <w:rPr>
          <w:sz w:val="18"/>
        </w:rPr>
        <w:t>inference-based data leakage risk; power data release review; implicit inference source; data security; sparse gating</w:t>
      </w:r>
      <w:r>
        <w:rPr>
          <w:rStyle w:val="33"/>
          <w:color w:val="FFFFFF" w:themeColor="background1"/>
          <w:sz w:val="18"/>
          <w14:textFill>
            <w14:solidFill>
              <w14:schemeClr w14:val="bg1"/>
            </w14:solidFill>
          </w14:textFill>
        </w:rPr>
        <w:footnoteReference w:id="0"/>
      </w:r>
    </w:p>
    <w:p w14:paraId="5BBDFEBD">
      <w:pPr>
        <w:sectPr>
          <w:headerReference r:id="rId5" w:type="even"/>
          <w:endnotePr>
            <w:numFmt w:val="decimal"/>
          </w:endnotePr>
          <w:type w:val="continuous"/>
          <w:pgSz w:w="11907" w:h="16157"/>
          <w:pgMar w:top="1701" w:right="1106" w:bottom="1106" w:left="1106" w:header="964" w:footer="680" w:gutter="0"/>
          <w:cols w:space="720" w:num="1"/>
          <w:titlePg/>
          <w:docGrid w:type="lines" w:linePitch="317" w:charSpace="155"/>
        </w:sectPr>
      </w:pPr>
    </w:p>
    <w:p w14:paraId="22E27A5E">
      <w:pPr>
        <w:pStyle w:val="2"/>
      </w:pPr>
      <w:r>
        <w:t>引言</w:t>
      </w:r>
    </w:p>
    <w:p w14:paraId="0A132236">
      <w:pPr>
        <w:pStyle w:val="3"/>
      </w:pPr>
      <w:r>
        <w:t>新型电力系统建设与电力市场化改革的持续推进，使调度运行、市场出清、负荷预测等环节产生并积累了大量结构化数据[1]。电力数据开放共享能够为市场分析、负荷预测和能源政策研究提供重要数据支撑[2]，我国也相继出台数据分类分级规范，推动电力数据有序开放[</w:t>
      </w:r>
      <w:r>
        <w:rPr>
          <w:rFonts w:hint="default"/>
          <w:lang w:val="en-US"/>
        </w:rPr>
        <w:t>3</w:t>
      </w:r>
      <w:r>
        <w:t>]。随着开放共享范围不断扩大，越来越多的运行与市场数据面临对外发布需求。然而，受物理约束、业务规则和运行方式等因素共同作用，电力数据字段之间存在复杂的结构关联与统计依赖，即使拟发布字段本身不属于敏感数据，多个字段联合后仍可能推断出未公开的运行状态、设备信息等敏感信息，进而造成数据泄露。</w:t>
      </w:r>
    </w:p>
    <w:p w14:paraId="1EFD19A5">
      <w:pPr>
        <w:pStyle w:val="3"/>
      </w:pPr>
      <w:r>
        <w:t>已有研究表明，电力数据之间的关联关系可能被用于推断受保护信息。例如，智能电表数据可用于分析用户用电行为[</w:t>
      </w:r>
      <w:r>
        <w:rPr>
          <w:rFonts w:hint="default"/>
          <w:lang w:val="en-US"/>
        </w:rPr>
        <w:t>4</w:t>
      </w:r>
      <w:r>
        <w:t>,</w:t>
      </w:r>
      <w:r>
        <w:rPr>
          <w:rFonts w:hint="default"/>
          <w:lang w:val="en-US"/>
        </w:rPr>
        <w:t>5</w:t>
      </w:r>
      <w:r>
        <w:t>]，非侵入式负荷监测可用于识别电器运行状态[</w:t>
      </w:r>
      <w:r>
        <w:rPr>
          <w:rFonts w:hint="default"/>
          <w:lang w:val="en-US"/>
        </w:rPr>
        <w:t>6</w:t>
      </w:r>
      <w:r>
        <w:t>,</w:t>
      </w:r>
      <w:r>
        <w:rPr>
          <w:rFonts w:hint="default"/>
          <w:lang w:val="en-US"/>
        </w:rPr>
        <w:t>7</w:t>
      </w:r>
      <w:r>
        <w:t>]，由此引发数据安全与隐私问题[</w:t>
      </w:r>
      <w:r>
        <w:rPr>
          <w:rFonts w:hint="default"/>
          <w:lang w:val="en-US"/>
        </w:rPr>
        <w:t>8-</w:t>
      </w:r>
      <w:r>
        <w:t>10]。文献[11]将利用外部可获取数据及其关联关系推断系统受保护信息的行为归纳为推断型数据泄露。在电力数据发布场景中，该类威胁可能表现为多个公开字段通过关联关系联合推断本次未公开的运行状态、设备信息等敏感信息，从而产生推断型数据泄露风险。</w:t>
      </w:r>
    </w:p>
    <w:p w14:paraId="37818258">
      <w:pPr>
        <w:pStyle w:val="3"/>
      </w:pPr>
      <w:r>
        <w:t>面向上述推断型数据泄露风险，电力数据发布审查不仅需要判断拟发布数据是否具有敏感信息推断能力，还需要进一步识别推断能力的来源，并评估采取处置措施后的残余风险。对于能够通过数据定义、业务规则或明确函数关系直接识别的推断路径，可通过规则核查予以发现和剥离；而在剥离此类显式关系后，剩余字段仍可能依赖多字段之间的联合统计关系对敏感信息形成较强的推断能力。本文将这种无法由显式关系解释、由多字段联合统计依赖形成的推断称为隐性推断，并将其中对敏感信息推断起主要作用的字段集合定义为隐性推断源。因此，面向推断型数据泄露风险的发布审查需要依次解决风险评估、显式关系识别、隐性推断源定位以及处置后再评估等问题。</w:t>
      </w:r>
    </w:p>
    <w:p w14:paraId="6E6903B6">
      <w:pPr>
        <w:pStyle w:val="3"/>
      </w:pPr>
      <w:r>
        <w:t>目前，电力数据发布审查主要依据数据分类分级结果、字段业务属性和数据之间的显式规则判断数据是否可以发布。相关性分析也被广泛用于数据关联关系识别，其中Pearson、Spearman和Kendall相关系数[12-14]常用于负荷预测和数据清洗中的特征筛选[15-1</w:t>
      </w:r>
      <w:r>
        <w:rPr>
          <w:rFonts w:hint="default"/>
          <w:lang w:val="en-US"/>
        </w:rPr>
        <w:t>8</w:t>
      </w:r>
      <w:r>
        <w:t>]，归一化互信息[1</w:t>
      </w:r>
      <w:r>
        <w:rPr>
          <w:rFonts w:hint="default"/>
          <w:lang w:val="en-US"/>
        </w:rPr>
        <w:t>9</w:t>
      </w:r>
      <w:r>
        <w:t>]、距离相关系数[</w:t>
      </w:r>
      <w:r>
        <w:rPr>
          <w:rFonts w:hint="default"/>
          <w:lang w:val="en-US"/>
        </w:rPr>
        <w:t>20</w:t>
      </w:r>
      <w:r>
        <w:t>]、最大信息系数[2</w:t>
      </w:r>
      <w:r>
        <w:rPr>
          <w:rFonts w:hint="default"/>
          <w:lang w:val="en-US"/>
        </w:rPr>
        <w:t>1</w:t>
      </w:r>
      <w:r>
        <w:t>]以及Hilbert-Schmidt独立性准则[2</w:t>
      </w:r>
      <w:r>
        <w:rPr>
          <w:rFonts w:hint="default"/>
          <w:lang w:val="en-US"/>
        </w:rPr>
        <w:t>2</w:t>
      </w:r>
      <w:r>
        <w:t>]可进一步刻画非线性依赖，文献[2</w:t>
      </w:r>
      <w:r>
        <w:rPr>
          <w:rFonts w:hint="default"/>
          <w:lang w:val="en-US"/>
        </w:rPr>
        <w:t>3</w:t>
      </w:r>
      <w:r>
        <w:t>]还将最大信息系数与深度模型结合用于电力数据关联验证。此外，Lasso、ElasticNet、随机森林、XGBoost及深度神经网络等机器学习模型可用于评估目标变量能否由其他字段预测[2</w:t>
      </w:r>
      <w:r>
        <w:rPr>
          <w:rFonts w:hint="default"/>
          <w:lang w:val="en-US"/>
        </w:rPr>
        <w:t>4</w:t>
      </w:r>
      <w:r>
        <w:t>-2</w:t>
      </w:r>
      <w:r>
        <w:rPr>
          <w:rFonts w:hint="default"/>
          <w:lang w:val="en-US"/>
        </w:rPr>
        <w:t>9</w:t>
      </w:r>
      <w:r>
        <w:t>]，STG[</w:t>
      </w:r>
      <w:r>
        <w:rPr>
          <w:rFonts w:hint="default"/>
          <w:lang w:val="en-US"/>
        </w:rPr>
        <w:t>30</w:t>
      </w:r>
      <w:r>
        <w:t>]、LassoNet[</w:t>
      </w:r>
      <w:r>
        <w:rPr>
          <w:rFonts w:hint="default"/>
          <w:lang w:val="en-US"/>
        </w:rPr>
        <w:t>31</w:t>
      </w:r>
      <w:r>
        <w:t>]等输入端特征选择方法则能够在模型训练过程中同时完成预测与字段筛选。</w:t>
      </w:r>
    </w:p>
    <w:p w14:paraId="4DC0596C">
      <w:pPr>
        <w:pStyle w:val="3"/>
      </w:pPr>
      <w:r>
        <w:t>然而，上述方法在面向推断型数据泄露风险的发布审查中仍存在一定局限。首先，基于业务定义和专家知识的规则方法主要适用于具有明确表达式的确定性关系，难以识别由多字段联合统计依赖形成的隐性推断。其次，相关系数及其他依赖性指标主要描述单个候选字段与敏感目标之间的边际或两两关联，难以反映多字段联合条件下各字段对整体推断能力的贡献，字段的边际关联强度也不能直接表征其在联合推断中的作用。</w:t>
      </w:r>
      <w:r>
        <w:rPr>
          <w:rFonts w:hint="eastAsia"/>
        </w:rPr>
        <w:t>最后</w:t>
      </w:r>
      <w:r>
        <w:t>，机器学习模型能够评估敏感信息是否可由拟发布字段预测，但全量模型主要反映字段集合整体的推断能力，难以直接确定主要风险来源</w:t>
      </w:r>
      <w:r>
        <w:rPr>
          <w:rFonts w:hint="eastAsia"/>
        </w:rPr>
        <w:t>。</w:t>
      </w:r>
      <w:r>
        <w:t>基于特征重要性或输入端门控的字段筛选方法虽然能够进一步识别重要字段，但结果可能受到字段冗余、训练随机性以及阈值或正则化强度等因素影响。上述局限使现有方法难以同时完成推断风险评估、风险来源定位和处置效果验证，从而难以直接形成面向数据发布决策的完整审查依据。</w:t>
      </w:r>
    </w:p>
    <w:p w14:paraId="5816EE15">
      <w:pPr>
        <w:pStyle w:val="3"/>
      </w:pPr>
      <w:r>
        <w:t>针对上述问题，本文提出一种面向推断型数据泄露风险的电力数据发布审查方法，主要工作如下：</w:t>
      </w:r>
    </w:p>
    <w:p w14:paraId="02B88A01">
      <w:pPr>
        <w:pStyle w:val="3"/>
      </w:pPr>
      <w:r>
        <w:t>1）将电力数据发布审查形式化为可推断性度量问题，以拟发布字段对未公开敏感信息的联合预测能力表征推断风险；根据推断关系的形成方式，将其区分为可显式识别的公式及近似关系和显式关系剥离后仍存在的隐性推断关系，为不同类型推断风险的识别与处置提供分析基础。</w:t>
      </w:r>
    </w:p>
    <w:p w14:paraId="7C92EAD4">
      <w:pPr>
        <w:pStyle w:val="3"/>
      </w:pPr>
      <w:r>
        <w:t>2）提出公式及近似关系的迭代剥离方法。首先依据数据定义和业务规则剔除已知公式关系，再以回归拟合优度为判据，通过迭代消元识别并剥离数据中未显式记载的近似关系，将可由显式关系解释的推断路径与隐性推断相分离。</w:t>
      </w:r>
    </w:p>
    <w:p w14:paraId="2B47B623">
      <w:pPr>
        <w:pStyle w:val="3"/>
      </w:pPr>
      <w:r>
        <w:t>3）提出基于分解式稀疏门控的隐性推断源定位方法，通过结构化稀疏门控从剩余候选字段中筛选承载主要推断能力的字段，并通过对定位字段实施加噪、降精度和时间聚合等处置及残余可推断性再评估，验证定位结果对风险处置的有效性，形成“评估—剥离—定位—处置—再评估”的发布审查闭环。</w:t>
      </w:r>
    </w:p>
    <w:p w14:paraId="38306A8E">
      <w:pPr>
        <w:pStyle w:val="2"/>
        <w:rPr>
          <w:ins w:id="0" w:author="19838166939" w:date="2026-08-18T15:49:34Z"/>
        </w:rPr>
      </w:pPr>
      <w:r>
        <w:t>问题描述</w:t>
      </w:r>
    </w:p>
    <w:p w14:paraId="5D942CF6">
      <w:pPr>
        <w:pStyle w:val="4"/>
        <w:widowControl w:val="0"/>
        <w:rPr>
          <w:ins w:id="1" w:author="19838166939" w:date="2026-08-18T15:49:35Z"/>
        </w:rPr>
      </w:pPr>
      <w:ins w:id="2" w:author="19838166939" w:date="2026-08-18T15:50:05Z">
        <w:r>
          <w:rPr>
            <w:rFonts w:hint="eastAsia"/>
          </w:rPr>
          <w:t>发布审查中的推断关系与隐性推断源</w:t>
        </w:r>
      </w:ins>
    </w:p>
    <w:p w14:paraId="61215B1B">
      <w:pPr>
        <w:pStyle w:val="76"/>
        <w:spacing w:before="0" w:after="0" w:line="300" w:lineRule="auto"/>
        <w:ind w:firstLine="420"/>
        <w:jc w:val="both"/>
        <w:rPr>
          <w:ins w:id="3" w:author="19838166939" w:date="2026-08-18T15:50:21Z"/>
        </w:rPr>
      </w:pPr>
      <w:ins w:id="4" w:author="19838166939" w:date="2026-08-18T15:50:21Z">
        <w:r>
          <w:rPr>
            <w:rFonts w:ascii="Times New Roman" w:hAnsi="Times New Roman" w:eastAsia="方正书宋_GBK"/>
            <w:sz w:val="21"/>
          </w:rPr>
          <w:t>在电力数据发布审查中，设经过常规敏感性与合规性审查后形成的候选发布字段集合为F，本次不予公开的敏感信息集合为S。本文进一步关注候选发布字段之间的关联关系是否能够形成对敏感信息的有效推断。根据推断关系的表现形式，可将其分为显式推断关系和隐性推断关系两类。</w:t>
        </w:r>
      </w:ins>
    </w:p>
    <w:p w14:paraId="4D758DCE">
      <w:pPr>
        <w:pStyle w:val="76"/>
        <w:spacing w:before="0" w:after="0" w:line="300" w:lineRule="auto"/>
        <w:ind w:firstLine="420"/>
        <w:jc w:val="both"/>
        <w:rPr>
          <w:ins w:id="5" w:author="19838166939" w:date="2026-08-18T15:50:21Z"/>
        </w:rPr>
      </w:pPr>
      <w:ins w:id="6" w:author="19838166939" w:date="2026-08-18T15:50:21Z">
        <w:r>
          <w:rPr>
            <w:rFonts w:ascii="Times New Roman" w:hAnsi="Times New Roman" w:eastAsia="方正书宋_GBK"/>
            <w:sz w:val="21"/>
          </w:rPr>
          <w:t>显式推断关系包括公式关系和近似关系。公式关系具有明确的业务定义或物理规律，例如数据字典中的汇总口径、功率守恒关系以及市场结算中的会计恒等式等，可依据数据定义和业务规则直接识别。近似关系虽未在业务规则或数据文档中明确给出，但在实际数据中表现为稳定且具有较高拟合精度的函数关系，例如敏感信息可由若干候选字段的线性组合、乘积或比值关系近似表示。两者虽然来源不同，但均具有关系形式可表达、可复核的特点，可通过规则核查或数据拟合进行识别和剥离。</w:t>
        </w:r>
      </w:ins>
    </w:p>
    <w:p w14:paraId="6EC460DF">
      <w:pPr>
        <w:pStyle w:val="76"/>
        <w:spacing w:before="0" w:after="0" w:line="300" w:lineRule="auto"/>
        <w:ind w:firstLine="420"/>
        <w:jc w:val="both"/>
        <w:rPr>
          <w:ins w:id="7" w:author="19838166939" w:date="2026-08-18T15:50:21Z"/>
        </w:rPr>
      </w:pPr>
      <w:ins w:id="8" w:author="19838166939" w:date="2026-08-18T15:50:21Z">
        <w:r>
          <w:rPr>
            <w:rFonts w:ascii="Times New Roman" w:hAnsi="Times New Roman" w:eastAsia="方正书宋_GBK"/>
            <w:sz w:val="21"/>
          </w:rPr>
          <w:t>隐性推断关系则难以由明确的公式或简单函数关系表示。在公式关系和近似关系被剥离后，剩余候选字段仍可能通过多字段联合统计依赖对敏感信息保持较强的推断能力。这类统计依赖可能由潮流约束、机组组合、市场出清和调度行为等多种因素共同作用形成，并随系统运行方式和市场规则的变化而改变。本文将此类在显式关系剥离后仍由多字段联合统计依赖形成的推断称为隐性推断，并将其中对敏感信息推断起主要作用、承载主要推断能力的字段集合定义为隐性推断源。</w:t>
        </w:r>
      </w:ins>
    </w:p>
    <w:p w14:paraId="171BAC59">
      <w:pPr>
        <w:pStyle w:val="3"/>
      </w:pPr>
      <w:ins w:id="9" w:author="19838166939" w:date="2026-08-18T15:50:21Z">
        <w:r>
          <w:rPr>
            <w:rFonts w:ascii="Times New Roman" w:hAnsi="Times New Roman" w:eastAsia="方正书宋_GBK"/>
            <w:sz w:val="21"/>
          </w:rPr>
          <w:t>两类推断关系对应不同的审查方式。显式推断关系具有较明确的业务或数学表达，可通过规则维护、数据核查和拟合分析进行识别；隐性推断关系难以预先枚举，需要依据实际数据评估其推断能力并进一步定位主要承载字段。因此，本文首先识别并剥离公式关系和近似关系，在排除显式推断路径影响的基础上，再对剩余候选字段中的隐性推断风险及其推断源进行分析。</w:t>
        </w:r>
      </w:ins>
    </w:p>
    <w:p w14:paraId="34749471">
      <w:pPr>
        <w:pStyle w:val="4"/>
        <w:widowControl w:val="0"/>
      </w:pPr>
      <w:del w:id="10" w:author="19838166939" w:date="2026-08-18T16:02:45Z">
        <w:r>
          <w:rPr/>
          <w:delText>发布审查</w:delText>
        </w:r>
      </w:del>
      <w:del w:id="11" w:author="19838166939" w:date="2026-08-18T16:02:45Z">
        <w:r>
          <w:rPr>
            <w:rFonts w:hint="eastAsia"/>
          </w:rPr>
          <w:delText>问题</w:delText>
        </w:r>
      </w:del>
      <w:del w:id="12" w:author="19838166939" w:date="2026-08-18T16:02:45Z">
        <w:r>
          <w:rPr/>
          <w:delText>的形式化</w:delText>
        </w:r>
      </w:del>
      <w:ins w:id="13" w:author="19838166939" w:date="2026-08-18T16:02:41Z">
        <w:r>
          <w:rPr>
            <w:rFonts w:hint="eastAsia"/>
            <w:lang w:val="en-US" w:eastAsia="zh-CN"/>
          </w:rPr>
          <w:t>推断型数据泄露风险的形式化</w:t>
        </w:r>
      </w:ins>
    </w:p>
    <w:p w14:paraId="776F7822">
      <w:pPr>
        <w:pStyle w:val="3"/>
        <w:ind w:firstLine="420"/>
        <w:pPrChange w:id="14" w:author="19838166939" w:date="2026-08-18T16:03:23Z">
          <w:pPr>
            <w:pStyle w:val="3"/>
          </w:pPr>
        </w:pPrChange>
      </w:pPr>
      <w:ins w:id="15" w:author="19838166939" w:date="2026-08-18T16:03:09Z">
        <w:r>
          <w:rPr>
            <w:rFonts w:hint="eastAsia"/>
            <w:lang w:val="en-US" w:eastAsia="zh-CN"/>
          </w:rPr>
          <w:t>为了</w:t>
        </w:r>
      </w:ins>
      <w:ins w:id="16" w:author="19838166939" w:date="2026-08-18T16:03:13Z">
        <w:r>
          <w:rPr>
            <w:rFonts w:hint="eastAsia"/>
            <w:lang w:val="en-US" w:eastAsia="zh-CN"/>
          </w:rPr>
          <w:t>为定量描述拟发布字段集合对敏感信息的推断能力，</w:t>
        </w:r>
      </w:ins>
      <w:r>
        <w:t>记待发布的候选字段集合为</w:t>
      </w:r>
      <m:oMath>
        <m:r>
          <m:rPr/>
          <w:rPr>
            <w:rFonts w:ascii="Cambria Math" w:hAnsi="Cambria Math"/>
          </w:rPr>
          <m:t>F</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w:r>
        <w:t>，不公开的敏感量集合为</w:t>
      </w:r>
      <m:oMath>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oMath>
      <w:r>
        <w:t>。对任意子集</w:t>
      </w:r>
      <m:oMath>
        <m:r>
          <m:rPr/>
          <w:rPr>
            <w:rFonts w:ascii="Cambria Math" w:hAnsi="Cambria Math"/>
          </w:rPr>
          <m:t>A</m:t>
        </m:r>
        <m:r>
          <m:rPr>
            <m:sty m:val="p"/>
          </m:rPr>
          <w:rPr>
            <w:rFonts w:ascii="Cambria Math" w:hAnsi="Cambria Math"/>
          </w:rPr>
          <m:t>⊆</m:t>
        </m:r>
        <m:r>
          <m:rPr/>
          <w:rPr>
            <w:rFonts w:ascii="Cambria Math" w:hAnsi="Cambria Math"/>
          </w:rPr>
          <m:t>F</m:t>
        </m:r>
      </m:oMath>
      <w:r>
        <w:t>，定义敏感量</w:t>
      </w:r>
      <m:oMath>
        <m:r>
          <m:rPr/>
          <w:rPr>
            <w:rFonts w:ascii="Cambria Math" w:hAnsi="Cambria Math"/>
          </w:rPr>
          <m:t>s</m:t>
        </m:r>
      </m:oMath>
      <w:r>
        <w:t>关于</w:t>
      </w:r>
      <m:oMath>
        <m:r>
          <m:rPr/>
          <w:rPr>
            <w:rFonts w:ascii="Cambria Math" w:hAnsi="Cambria Math"/>
          </w:rPr>
          <m:t>A</m:t>
        </m:r>
      </m:oMath>
      <w:r>
        <w:t>的可推断性</w:t>
      </w:r>
    </w:p>
    <w:p w14:paraId="0A609C54">
      <w:pPr>
        <w:pStyle w:val="68"/>
      </w:pPr>
      <w:r>
        <w:tab/>
      </w:r>
      <m:oMath>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ctrlPr>
              <w:rPr>
                <w:rFonts w:ascii="Cambria Math" w:hAnsi="Cambria Math"/>
              </w:rPr>
            </m:ctrlPr>
          </m:e>
          <m:lim>
            <m:r>
              <m:rPr/>
              <w:rPr>
                <w:rFonts w:ascii="Cambria Math" w:hAnsi="Cambria Math"/>
              </w:rPr>
              <m:t>g</m:t>
            </m:r>
            <m:r>
              <m:rPr>
                <m:sty m:val="p"/>
                <m:scr m:val="script"/>
              </m:rPr>
              <w:rPr>
                <w:rFonts w:ascii="Cambria Math" w:hAnsi="Cambria Math"/>
              </w:rPr>
              <m:t>∈G</m:t>
            </m:r>
            <m:ctrlPr>
              <w:rPr>
                <w:rFonts w:ascii="Cambria Math" w:hAnsi="Cambria Math"/>
              </w:rPr>
            </m:ctrlPr>
          </m:lim>
        </m:limLow>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d>
          <m:dPr>
            <m:ctrlPr>
              <w:rPr>
                <w:rFonts w:ascii="Cambria Math" w:hAnsi="Cambria Math"/>
              </w:rPr>
            </m:ctrlPr>
          </m:dPr>
          <m:e>
            <m:r>
              <m:rPr/>
              <w:rPr>
                <w:rFonts w:ascii="Cambria Math" w:hAnsi="Cambria Math"/>
              </w:rPr>
              <m:t>s</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oMath>
      <w:r>
        <w:tab/>
      </w:r>
      <w:r>
        <w:t>（1）</w:t>
      </w:r>
    </w:p>
    <w:p w14:paraId="2A5233F7">
      <w:pPr>
        <w:rPr>
          <w:ins w:id="17" w:author="19838166939" w:date="2026-08-18T16:04:54Z"/>
        </w:rPr>
      </w:pPr>
      <w:r>
        <w:t>式中：</w:t>
      </w:r>
      <m:oMath>
        <m:r>
          <m:rPr>
            <m:sty m:val="p"/>
            <m:scr m:val="script"/>
          </m:rPr>
          <w:rPr>
            <w:rFonts w:ascii="Cambria Math" w:hAnsi="Cambria Math"/>
          </w:rPr>
          <m:t>G</m:t>
        </m:r>
      </m:oMath>
      <w:r>
        <w:t>为具有足够拟合能力的函数类；</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为模型在独立测试集上的决定系数，</w:t>
      </w:r>
      <w:del w:id="18" w:author="19838166939" w:date="2026-08-18T16:04:38Z">
        <w:r>
          <w:rPr/>
          <w:delText>用于度量候选字段对敏感量的推断精度</w:delText>
        </w:r>
      </w:del>
      <w:ins w:id="19" w:author="19838166939" w:date="2026-08-18T16:04:54Z">
        <w:r>
          <w:rPr>
            <w:lang w:val="en-US" w:eastAsia="zh-CN"/>
          </w:rPr>
          <w:t xml:space="preserve">用于衡量候选字段对敏感信息 </w:t>
        </w:r>
      </w:ins>
    </w:p>
    <w:p w14:paraId="2F231D28">
      <w:ins w:id="20" w:author="19838166939" w:date="2026-08-18T16:04:54Z">
        <w:r>
          <w:rPr>
            <w:rFonts w:hint="eastAsia"/>
            <w:lang w:val="en-US" w:eastAsia="zh-CN"/>
          </w:rPr>
          <w:t>的推断精度</w:t>
        </w:r>
      </w:ins>
      <w:r>
        <w:t>，其定义为</w:t>
      </w:r>
    </w:p>
    <w:p w14:paraId="0FC933C3">
      <w:pPr>
        <w:pStyle w:val="68"/>
      </w:pPr>
      <w:r>
        <w:tab/>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oMath>
      <w:r>
        <w:tab/>
      </w:r>
      <w:r>
        <w:t>（2）</w:t>
      </w:r>
    </w:p>
    <w:p w14:paraId="23C907E1">
      <w:pPr>
        <w:rPr>
          <w:ins w:id="21" w:author="19838166939" w:date="2026-08-18T16:05:17Z"/>
          <w:rFonts w:hint="eastAsia"/>
          <w:lang w:eastAsia="zh-CN"/>
        </w:rPr>
      </w:pPr>
      <w:r>
        <w:t>式中：</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oMath>
      <w:r>
        <w:t>为真实值；</w:t>
      </w: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oMath>
      <w:r>
        <w:t>为模型预测值；</w:t>
      </w:r>
      <m:oMath>
        <m:acc>
          <m:accPr>
            <m:chr m:val="‾"/>
            <m:ctrlPr>
              <w:rPr>
                <w:rFonts w:ascii="Cambria Math" w:hAnsi="Cambria Math"/>
              </w:rPr>
            </m:ctrlPr>
          </m:accPr>
          <m:e>
            <m:r>
              <m:rPr/>
              <w:rPr>
                <w:rFonts w:ascii="Cambria Math" w:hAnsi="Cambria Math"/>
              </w:rPr>
              <m:t>y</m:t>
            </m:r>
            <m:ctrlPr>
              <w:rPr>
                <w:rFonts w:ascii="Cambria Math" w:hAnsi="Cambria Math"/>
              </w:rPr>
            </m:ctrlPr>
          </m:e>
        </m:acc>
      </m:oMath>
      <w:r>
        <w:t>为真实值均值；</w:t>
      </w:r>
      <m:oMath>
        <m:r>
          <m:rPr/>
          <w:rPr>
            <w:rFonts w:ascii="Cambria Math" w:hAnsi="Cambria Math"/>
          </w:rPr>
          <m:t>N</m:t>
        </m:r>
      </m:oMath>
      <w:r>
        <w:t>为测试样本数</w:t>
      </w:r>
      <w:ins w:id="22" w:author="19838166939" w:date="2026-08-18T16:05:14Z">
        <w:r>
          <w:rPr>
            <w:rFonts w:hint="eastAsia"/>
            <w:lang w:eastAsia="zh-CN"/>
          </w:rPr>
          <w:t>，</w:t>
        </w:r>
      </w:ins>
      <m:oMath>
        <m:sSup>
          <m:sSupPr>
            <m:ctrlPr>
              <w:ins w:id="23" w:author="19838166939" w:date="2026-08-18T16:05:23Z">
                <w:rPr>
                  <w:rFonts w:ascii="Cambria Math" w:hAnsi="Cambria Math"/>
                </w:rPr>
              </w:ins>
            </m:ctrlPr>
          </m:sSupPr>
          <m:e>
            <w:ins w:id="24" w:author="19838166939" w:date="2026-08-18T16:05:23Z">
              <m:r>
                <m:rPr/>
                <w:rPr>
                  <w:rFonts w:ascii="Cambria Math" w:hAnsi="Cambria Math"/>
                </w:rPr>
                <m:t>R</m:t>
              </m:r>
            </w:ins>
            <m:ctrlPr>
              <w:ins w:id="25" w:author="19838166939" w:date="2026-08-18T16:05:23Z">
                <w:rPr>
                  <w:rFonts w:ascii="Cambria Math" w:hAnsi="Cambria Math"/>
                </w:rPr>
              </w:ins>
            </m:ctrlPr>
          </m:e>
          <m:sup>
            <w:ins w:id="26" w:author="19838166939" w:date="2026-08-18T16:05:23Z">
              <m:r>
                <m:rPr/>
                <w:rPr>
                  <w:rFonts w:ascii="Cambria Math" w:hAnsi="Cambria Math"/>
                </w:rPr>
                <m:t>2</m:t>
              </m:r>
            </w:ins>
            <m:ctrlPr>
              <w:ins w:id="27" w:author="19838166939" w:date="2026-08-18T16:05:23Z">
                <w:rPr>
                  <w:rFonts w:ascii="Cambria Math" w:hAnsi="Cambria Math"/>
                </w:rPr>
              </w:ins>
            </m:ctrlPr>
          </m:sup>
        </m:sSup>
      </m:oMath>
      <w:ins w:id="28" w:author="19838166939" w:date="2026-08-18T16:05:17Z">
        <w:r>
          <w:rPr>
            <w:rFonts w:hint="eastAsia"/>
            <w:lang w:eastAsia="zh-CN"/>
          </w:rPr>
          <w:t>越大，表明字段集合</w:t>
        </w:r>
      </w:ins>
      <m:oMath>
        <w:ins w:id="29" w:author="19838166939" w:date="2026-08-18T16:05:39Z">
          <m:r>
            <m:rPr/>
            <w:rPr>
              <w:rFonts w:ascii="Cambria Math" w:hAnsi="Cambria Math"/>
            </w:rPr>
            <m:t>A</m:t>
          </m:r>
        </w:ins>
      </m:oMath>
    </w:p>
    <w:p w14:paraId="34D37185">
      <w:ins w:id="30" w:author="19838166939" w:date="2026-08-18T16:05:17Z">
        <w:r>
          <w:rPr>
            <w:rFonts w:hint="eastAsia"/>
            <w:lang w:eastAsia="zh-CN"/>
          </w:rPr>
          <w:t>对敏感信息</w:t>
        </w:r>
      </w:ins>
      <m:oMath>
        <w:ins w:id="31" w:author="19838166939" w:date="2026-08-18T16:06:13Z">
          <m:r>
            <m:rPr>
              <m:sty m:val="p"/>
            </m:rPr>
            <w:rPr>
              <w:rFonts w:hint="eastAsia"/>
              <w:lang w:eastAsia="zh-CN"/>
            </w:rPr>
            <m:t>s</m:t>
          </m:r>
        </w:ins>
      </m:oMath>
      <w:ins w:id="32" w:author="19838166939" w:date="2026-08-18T16:05:17Z">
        <w:r>
          <w:rPr>
            <w:rFonts w:hint="eastAsia"/>
            <w:lang w:eastAsia="zh-CN"/>
          </w:rPr>
          <w:t>的推断能力越强。</w:t>
        </w:r>
      </w:ins>
      <w:r>
        <w:t>。</w:t>
      </w:r>
    </w:p>
    <w:p w14:paraId="2EB6BF34">
      <w:pPr>
        <w:pStyle w:val="3"/>
      </w:pPr>
      <w:r>
        <w:t>发布决策即选择拟发布集合</w:t>
      </w:r>
      <m:oMath>
        <m:r>
          <m:rPr/>
          <w:rPr>
            <w:rFonts w:ascii="Cambria Math" w:hAnsi="Cambria Math"/>
          </w:rPr>
          <m:t>A</m:t>
        </m:r>
        <m:r>
          <m:rPr>
            <m:sty m:val="p"/>
          </m:rPr>
          <w:rPr>
            <w:rFonts w:ascii="Cambria Math" w:hAnsi="Cambria Math"/>
          </w:rPr>
          <m:t>⊆</m:t>
        </m:r>
        <m:r>
          <m:rPr/>
          <w:rPr>
            <w:rFonts w:ascii="Cambria Math" w:hAnsi="Cambria Math"/>
          </w:rPr>
          <m:t>F</m:t>
        </m:r>
      </m:oMath>
      <w:r>
        <w:t>，使</w:t>
      </w:r>
    </w:p>
    <w:p w14:paraId="33D1F719">
      <w:pPr>
        <w:pStyle w:val="68"/>
      </w:pPr>
      <w:r>
        <w:tab/>
      </w:r>
      <m:oMath>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s</m:t>
            </m:r>
            <m:r>
              <m:rPr>
                <m:sty m:val="p"/>
              </m:rPr>
              <w:rPr>
                <w:rFonts w:ascii="Cambria Math" w:hAnsi="Cambria Math"/>
              </w:rPr>
              <m:t>∈</m:t>
            </m:r>
            <m:r>
              <m:rPr/>
              <w:rPr>
                <w:rFonts w:ascii="Cambria Math" w:hAnsi="Cambria Math"/>
              </w:rPr>
              <m:t>S</m:t>
            </m:r>
            <m:ctrlPr>
              <w:rPr>
                <w:rFonts w:ascii="Cambria Math" w:hAnsi="Cambria Math"/>
              </w:rPr>
            </m:ctrlPr>
          </m:lim>
        </m:limLow>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ab/>
      </w:r>
      <w:r>
        <w:t>（3）</w:t>
      </w:r>
    </w:p>
    <w:p w14:paraId="19013F52">
      <w:r>
        <w:t>式中：</w:t>
      </w:r>
      <m:oMath>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为管理上可接受的还原精度上限。</w:t>
      </w:r>
    </w:p>
    <w:p w14:paraId="5FE6D9F8">
      <w:pPr>
        <w:pStyle w:val="3"/>
        <w:rPr>
          <w:ins w:id="33" w:author="19838166939" w:date="2026-08-18T16:08:34Z"/>
        </w:rPr>
      </w:pPr>
      <w:r>
        <w:t>该形式化表明审查的决策对象是字段子集而非单个字段，</w:t>
      </w:r>
      <m:oMath>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个子集无法穷举；制度可以规定单个字段是否敏感，但无法预先给出任意组合的还原效果。因此需要一种方法，在可接受的计算量内给出“推断能力由哪些字段承载、强度如何”的判断。</w:t>
      </w:r>
    </w:p>
    <w:p w14:paraId="037F0A51">
      <w:pPr>
        <w:pStyle w:val="3"/>
        <w:ind w:firstLine="0"/>
        <w:rPr>
          <w:ins w:id="35" w:author="19838166939" w:date="2026-08-18T16:08:40Z"/>
        </w:rPr>
        <w:pPrChange w:id="34" w:author="19838166939" w:date="2026-08-18T16:09:07Z">
          <w:pPr>
            <w:pStyle w:val="3"/>
          </w:pPr>
        </w:pPrChange>
      </w:pPr>
      <w:ins w:id="36" w:author="19838166939" w:date="2026-08-18T16:08:40Z">
        <w:r>
          <w:rPr>
            <w:lang w:val="en-US" w:eastAsia="zh-CN"/>
          </w:rPr>
          <w:t xml:space="preserve">结合第 </w:t>
        </w:r>
      </w:ins>
      <w:ins w:id="37" w:author="19838166939" w:date="2026-08-18T16:08:40Z">
        <w:r>
          <w:rPr>
            <w:rFonts w:hint="default"/>
            <w:lang w:val="en-US" w:eastAsia="zh-CN"/>
          </w:rPr>
          <w:t xml:space="preserve">2.1 </w:t>
        </w:r>
      </w:ins>
      <w:ins w:id="38" w:author="19838166939" w:date="2026-08-18T16:08:40Z">
        <w:r>
          <w:rPr>
            <w:rFonts w:hint="eastAsia"/>
            <w:lang w:val="en-US" w:eastAsia="zh-CN"/>
          </w:rPr>
          <w:t>节的分析，本文所研究的推断型数据泄露风险审查问题可分解为三个相互衔接的环节：首先评估拟发布字段集合对敏感信息的可推断性；其次在剥离显式推断关系后定位承载主要隐性推断能力的字段（即隐性推断源）；最后对定位出的字段实施处置并重新评估残余可推断性。上述问题分解为后续</w:t>
        </w:r>
      </w:ins>
      <w:ins w:id="39" w:author="19838166939" w:date="2026-08-18T16:08:40Z">
        <w:r>
          <w:rPr>
            <w:rFonts w:hint="default"/>
            <w:lang w:val="en-US" w:eastAsia="zh-CN"/>
          </w:rPr>
          <w:t xml:space="preserve">” </w:t>
        </w:r>
      </w:ins>
      <w:ins w:id="40" w:author="19838166939" w:date="2026-08-18T16:08:40Z">
        <w:r>
          <w:rPr>
            <w:rFonts w:hint="eastAsia"/>
            <w:lang w:val="en-US" w:eastAsia="zh-CN"/>
          </w:rPr>
          <w:t>显式关系剥离—隐性推断源定位—处置与再评估</w:t>
        </w:r>
      </w:ins>
      <w:ins w:id="41" w:author="19838166939" w:date="2026-08-18T16:08:40Z">
        <w:r>
          <w:rPr>
            <w:rFonts w:hint="default"/>
            <w:lang w:val="en-US" w:eastAsia="zh-CN"/>
          </w:rPr>
          <w:t>”</w:t>
        </w:r>
      </w:ins>
      <w:ins w:id="42" w:author="19838166939" w:date="2026-08-18T16:08:40Z">
        <w:r>
          <w:rPr>
            <w:rFonts w:hint="eastAsia"/>
            <w:lang w:val="en-US" w:eastAsia="zh-CN"/>
          </w:rPr>
          <w:t>的方法设计提供基础。</w:t>
        </w:r>
      </w:ins>
    </w:p>
    <w:p w14:paraId="3E8DC833">
      <w:pPr>
        <w:pStyle w:val="3"/>
      </w:pPr>
    </w:p>
    <w:p w14:paraId="3644ED3D">
      <w:pPr>
        <w:pStyle w:val="4"/>
        <w:widowControl w:val="0"/>
        <w:rPr>
          <w:del w:id="43" w:author="19838166939" w:date="2026-08-18T16:08:02Z"/>
        </w:rPr>
      </w:pPr>
      <w:del w:id="44" w:author="19838166939" w:date="2026-08-18T16:08:02Z">
        <w:r>
          <w:rPr/>
          <w:delText>两类还原关系</w:delText>
        </w:r>
      </w:del>
    </w:p>
    <w:p w14:paraId="613D2166">
      <w:pPr>
        <w:pStyle w:val="3"/>
        <w:rPr>
          <w:del w:id="45" w:author="19838166939" w:date="2026-08-18T16:08:00Z"/>
        </w:rPr>
      </w:pPr>
    </w:p>
    <w:p w14:paraId="5C7A7DD9">
      <w:pPr>
        <w:pStyle w:val="3"/>
        <w:rPr>
          <w:del w:id="46" w:author="19838166939" w:date="2026-08-18T16:08:00Z"/>
        </w:rPr>
      </w:pPr>
      <w:del w:id="47" w:author="19838166939" w:date="2026-08-18T16:08:00Z">
        <w:r>
          <w:rPr>
            <w:highlight w:val="yellow"/>
          </w:rPr>
          <w:delText>从形成推断型数据泄露风险的方式看，公开字段与敏感信息之间的推断关系可分为两类。一类为可显式表达和复核的关系，包括功率守恒、汇总口径、市场结算中的会计恒等式等确定性关系，以及可由较简单函数形式高精度描述的近似关系，此类关系可依据数据定义、业务规则和数据拟合结果进行识别。另一类则难以用明确的公式关系描述，而是在潮流约束、机组组合、市场出清和调度行为等多种因素共同作用下形成的多字段联合统计依赖。即使剥离前一类显式关系，剩余公开字段仍可能对敏感信息具有较强的联合推断能力。本文将此类基于多字段联合统计依赖形成的推断称为隐性推断，并将其中对敏感信息推断起主要作用的字段集合定义为隐性推断源。</w:delText>
        </w:r>
      </w:del>
    </w:p>
    <w:p w14:paraId="3DB224A1">
      <w:pPr>
        <w:pStyle w:val="3"/>
        <w:rPr>
          <w:del w:id="48" w:author="19838166939" w:date="2026-08-18T16:08:00Z"/>
        </w:rPr>
      </w:pPr>
    </w:p>
    <w:p w14:paraId="428752A6">
      <w:pPr>
        <w:pStyle w:val="3"/>
        <w:rPr>
          <w:del w:id="49" w:author="19838166939" w:date="2026-08-18T16:08:00Z"/>
        </w:rPr>
      </w:pPr>
    </w:p>
    <w:p w14:paraId="0D4E1774">
      <w:pPr>
        <w:pStyle w:val="3"/>
        <w:rPr>
          <w:del w:id="50" w:author="19838166939" w:date="2026-08-18T16:08:00Z"/>
        </w:rPr>
      </w:pPr>
      <w:del w:id="51" w:author="19838166939" w:date="2026-08-18T16:08:00Z">
        <w:r>
          <w:rPr/>
          <w:delText>审查所关心的“目标字段能否被拟发布字段还原”，其还原关系可区分为以下两类。</w:delText>
        </w:r>
      </w:del>
    </w:p>
    <w:p w14:paraId="07E66BE6">
      <w:pPr>
        <w:pStyle w:val="3"/>
        <w:rPr>
          <w:del w:id="52" w:author="19838166939" w:date="2026-08-18T16:08:00Z"/>
        </w:rPr>
      </w:pPr>
      <w:del w:id="53" w:author="19838166939" w:date="2026-08-18T16:08:00Z">
        <w:r>
          <w:rPr/>
          <w:delText>一类是可以显式表达的关系，包括两种来源：已有明确定义的规则公式与物理规律，如数据字典中的汇总口径、功率守恒关系、市场结算中的会计恒等式；以及未见于文档、但确实存在于数据中且拟合精度很高的近似关系，如目标与若干字段间呈线性或乘积形式。两者的共同特征是关系式可以写出、可以复核，因而可逐条剥离并纳入规范管理。</w:delText>
        </w:r>
      </w:del>
    </w:p>
    <w:p w14:paraId="2DC61738">
      <w:pPr>
        <w:pStyle w:val="3"/>
        <w:rPr>
          <w:del w:id="54" w:author="19838166939" w:date="2026-08-18T16:08:00Z"/>
        </w:rPr>
      </w:pPr>
      <w:del w:id="55" w:author="19838166939" w:date="2026-08-18T16:08:00Z">
        <w:r>
          <w:rPr/>
          <w:delText>另一类是隐性推断：上述关系剥离之后，目标字段仍能由剩余字段的联合分布高精度还原，但还原关系无法用简单公式表达——它由潮流约束、机组组合、市场出清与调度行为等多方面因素长期耦合形成，需要容量较大的非线性模型才能刻画，且随运行方式与市场规则的变化而改变。</w:delText>
        </w:r>
      </w:del>
    </w:p>
    <w:p w14:paraId="23758FD2">
      <w:pPr>
        <w:pStyle w:val="3"/>
        <w:rPr>
          <w:del w:id="56" w:author="19838166939" w:date="2026-08-18T16:08:00Z"/>
        </w:rPr>
      </w:pPr>
      <w:del w:id="57" w:author="19838166939" w:date="2026-08-18T16:08:00Z">
        <w:r>
          <w:rPr/>
          <w:delText>两类关系的管理方式有本质差异：前者可枚举，可写入发布规范并在相当长的时间内有效；后者不可枚举，只能依靠数据评估，且需定期重估。因此，合理的审查流程是先剥离前者，再定位后者的承载字段。对隐性推断起主要作用的字段集合即隐性推断源；其规模与对应的还原精度共同刻画风险的集中程度与强度，构成后续字段处置的直接依据。</w:delText>
        </w:r>
      </w:del>
    </w:p>
    <w:p w14:paraId="701B21E9">
      <w:pPr>
        <w:pStyle w:val="2"/>
      </w:pPr>
      <w:del w:id="58" w:author="19838166939" w:date="2026-08-18T16:09:25Z">
        <w:r>
          <w:rPr/>
          <w:delText>隐性推断源定位方法</w:delText>
        </w:r>
      </w:del>
      <w:ins w:id="59" w:author="19838166939" w:date="2026-08-18T16:09:20Z">
        <w:r>
          <w:rPr>
            <w:rFonts w:hint="eastAsia"/>
            <w:lang w:val="en-US" w:eastAsia="zh-CN"/>
          </w:rPr>
          <w:t>审查</w:t>
        </w:r>
      </w:ins>
      <w:ins w:id="60" w:author="19838166939" w:date="2026-08-18T16:09:21Z">
        <w:r>
          <w:rPr>
            <w:rFonts w:hint="eastAsia"/>
            <w:lang w:val="en-US" w:eastAsia="zh-CN"/>
          </w:rPr>
          <w:t>方法</w:t>
        </w:r>
      </w:ins>
    </w:p>
    <w:p w14:paraId="5BF0D171">
      <w:pPr>
        <w:pStyle w:val="4"/>
      </w:pPr>
      <w:r>
        <w:t>总体流程</w:t>
      </w:r>
    </w:p>
    <w:p w14:paraId="58C27002">
      <w:pPr>
        <w:pStyle w:val="3"/>
        <w:ind w:firstLine="420"/>
        <w:pPrChange w:id="61" w:author="19838166939" w:date="2026-08-18T16:12:12Z">
          <w:pPr>
            <w:pStyle w:val="3"/>
          </w:pPr>
        </w:pPrChange>
      </w:pPr>
      <w:ins w:id="62" w:author="19838166939" w:date="2026-08-18T16:09:38Z">
        <w:r>
          <w:rPr>
            <w:rFonts w:hint="eastAsia"/>
          </w:rPr>
          <w:t>针对</w:t>
        </w:r>
      </w:ins>
      <w:ins w:id="63" w:author="19838166939" w:date="2026-08-18T16:10:42Z">
        <w:r>
          <w:rPr>
            <w:rFonts w:hint="eastAsia"/>
            <w:lang w:val="en-US" w:eastAsia="zh-CN"/>
          </w:rPr>
          <w:t>2.</w:t>
        </w:r>
      </w:ins>
      <w:ins w:id="64" w:author="19838166939" w:date="2026-08-18T16:10:43Z">
        <w:r>
          <w:rPr>
            <w:rFonts w:hint="eastAsia"/>
            <w:lang w:val="en-US" w:eastAsia="zh-CN"/>
          </w:rPr>
          <w:t>2</w:t>
        </w:r>
      </w:ins>
      <w:ins w:id="65" w:author="19838166939" w:date="2026-08-18T16:10:44Z">
        <w:r>
          <w:rPr>
            <w:rFonts w:hint="eastAsia"/>
            <w:lang w:val="en-US" w:eastAsia="zh-CN"/>
          </w:rPr>
          <w:t>节</w:t>
        </w:r>
      </w:ins>
      <w:ins w:id="66" w:author="19838166939" w:date="2026-08-18T16:09:38Z">
        <w:r>
          <w:rPr>
            <w:rFonts w:hint="eastAsia"/>
          </w:rPr>
          <w:t>所述的推断型数据泄露风险，本文审查方法的</w:t>
        </w:r>
      </w:ins>
      <w:r>
        <w:t>方法流程如图1所示，包含三个阶段：</w:t>
      </w:r>
      <w:del w:id="67" w:author="19838166939" w:date="2026-08-18T16:11:28Z">
        <w:r>
          <w:rPr/>
          <w:delText>规则公式与近似关系的剥离、分解式稀疏门控定位、处置示范与再评估。</w:delText>
        </w:r>
      </w:del>
      <w:ins w:id="68" w:author="19838166939" w:date="2026-08-18T16:11:34Z">
        <w:r>
          <w:rPr>
            <w:lang w:val="en-US" w:eastAsia="zh-CN"/>
          </w:rPr>
          <w:t>：</w:t>
        </w:r>
      </w:ins>
      <w:ins w:id="69" w:author="19838166939" w:date="2026-08-18T16:11:34Z">
        <w:r>
          <w:rPr>
            <w:rFonts w:hint="eastAsia"/>
            <w:lang w:val="en-US" w:eastAsia="zh-CN"/>
          </w:rPr>
          <w:t>显式推断关系的识别与剥离、基于分解式稀疏门控的隐性推断源定位、处置与残余风险再评估。</w:t>
        </w:r>
      </w:ins>
      <w:r>
        <w:t>第一阶段</w:t>
      </w:r>
      <w:del w:id="70" w:author="19838166939" w:date="2026-08-18T16:12:00Z">
        <w:r>
          <w:rPr/>
          <w:delText>输出与公式无关的候选池</w:delText>
        </w:r>
      </w:del>
      <w:ins w:id="71" w:author="19838166939" w:date="2026-08-18T16:12:07Z">
        <w:r>
          <w:rPr>
            <w:lang w:val="en-US" w:eastAsia="zh-CN"/>
          </w:rPr>
          <w:t>输</w:t>
        </w:r>
      </w:ins>
      <w:ins w:id="72" w:author="19838166939" w:date="2026-08-18T16:12:07Z">
        <w:r>
          <w:rPr>
            <w:rFonts w:hint="eastAsia"/>
            <w:lang w:val="en-US" w:eastAsia="zh-CN"/>
          </w:rPr>
          <w:t>出排除显式推断路径后的候选字段池</w:t>
        </w:r>
      </w:ins>
      <w:r>
        <w:t>；第二阶段在该池上定位隐性推断源并给出风险度量；第三阶段对定位结果实施处置并重新评估残余可推断性。</w:t>
      </w:r>
    </w:p>
    <w:p w14:paraId="4CCF1DF2">
      <w:pPr>
        <w:jc w:val="center"/>
      </w:pPr>
      <w:r>
        <w:drawing>
          <wp:inline distT="0" distB="0" distL="0" distR="0">
            <wp:extent cx="2879725" cy="298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2880000" cy="2987761"/>
                    </a:xfrm>
                    <a:prstGeom prst="rect">
                      <a:avLst/>
                    </a:prstGeom>
                  </pic:spPr>
                </pic:pic>
              </a:graphicData>
            </a:graphic>
          </wp:inline>
        </w:drawing>
      </w:r>
    </w:p>
    <w:p w14:paraId="40BC9E36">
      <w:pPr>
        <w:pStyle w:val="55"/>
        <w:spacing w:before="140"/>
      </w:pPr>
      <w:r>
        <w:t>图1　</w:t>
      </w:r>
      <w:del w:id="73" w:author="19838166939" w:date="2026-08-18T16:12:24Z">
        <w:r>
          <w:rPr/>
          <w:delText>隐性推断源定位</w:delText>
        </w:r>
      </w:del>
      <w:ins w:id="74" w:author="19838166939" w:date="2026-08-18T16:12:26Z">
        <w:r>
          <w:rPr>
            <w:rFonts w:hint="eastAsia"/>
            <w:lang w:val="en-US" w:eastAsia="zh-CN"/>
          </w:rPr>
          <w:t>审查</w:t>
        </w:r>
      </w:ins>
      <w:r>
        <w:t>方法总体流程</w:t>
      </w:r>
    </w:p>
    <w:p w14:paraId="7DAEE6BC">
      <w:pPr>
        <w:pStyle w:val="47"/>
        <w:widowControl w:val="0"/>
        <w:rPr>
          <w:ins w:id="75" w:author="19838166939" w:date="2026-08-18T16:12:43Z"/>
        </w:rPr>
      </w:pPr>
      <w:r>
        <w:t xml:space="preserve">Fig. 1  </w:t>
      </w:r>
      <w:del w:id="76" w:author="19838166939" w:date="2026-08-18T16:12:39Z">
        <w:r>
          <w:rPr/>
          <w:delText>Overall workflow of the proposed inference source localization method</w:delText>
        </w:r>
      </w:del>
      <w:ins w:id="77" w:author="19838166939" w:date="2026-08-18T16:12:43Z">
        <w:r>
          <w:rPr>
            <w:rFonts w:hint="default"/>
            <w:lang w:val="en-US" w:eastAsia="zh-CN"/>
          </w:rPr>
          <w:t>Overall workflow of the proposed review method</w:t>
        </w:r>
      </w:ins>
    </w:p>
    <w:p w14:paraId="1F0E5A88">
      <w:pPr>
        <w:pStyle w:val="47"/>
        <w:widowControl w:val="0"/>
      </w:pPr>
    </w:p>
    <w:p w14:paraId="04B3CFE1">
      <w:pPr>
        <w:pStyle w:val="4"/>
        <w:widowControl w:val="0"/>
      </w:pPr>
      <w:r>
        <w:t>规则公式与近似关系的剥离</w:t>
      </w:r>
    </w:p>
    <w:p w14:paraId="013A8E42">
      <w:pPr>
        <w:pStyle w:val="3"/>
        <w:ind w:firstLine="420"/>
        <w:pPrChange w:id="78" w:author="19838166939" w:date="2026-08-18T16:13:39Z">
          <w:pPr>
            <w:pStyle w:val="3"/>
          </w:pPr>
        </w:pPrChange>
      </w:pPr>
      <w:ins w:id="79" w:author="19838166939" w:date="2026-08-18T16:13:28Z">
        <w:r>
          <w:rPr>
            <w:lang w:val="en-US" w:eastAsia="zh-CN"/>
          </w:rPr>
          <w:t>本阶段的目标是识别并剥离候选字段中可显式</w:t>
        </w:r>
      </w:ins>
      <w:ins w:id="80" w:author="19838166939" w:date="2026-08-18T16:13:28Z">
        <w:r>
          <w:rPr>
            <w:rFonts w:hint="eastAsia"/>
            <w:lang w:val="en-US" w:eastAsia="zh-CN"/>
          </w:rPr>
          <w:t>表达的推断路径，排除其对后续隐性推断风险评估的干扰，使进入定位模型的候选字段不再携带可由公式解释的还原关系。</w:t>
        </w:r>
      </w:ins>
      <w:r>
        <w:t>剥离可显式表达的还原关系的目的，是让进入定位模型的候选字段不再携带可用公式解释的还原路径，从而使后续定位结果全部归因于隐性推断。剥离分两步衔接进行：先剔除已有定义的已知公式，再迭代发现数据中自行存在的近似关系。</w:t>
      </w:r>
    </w:p>
    <w:p w14:paraId="3E703133">
      <w:pPr>
        <w:pStyle w:val="3"/>
      </w:pPr>
      <w:r>
        <w:t>第一步，按数据定义剔除已知公式，包括数据字典载明的汇总口径、功率守恒等物理规律以及市场结算中的会计恒等式；若目标字段参与某条公式，则该公式涉及的其他拟发布字段一并剔除。设已枚举的公式集合为</w:t>
      </w:r>
      <m:oMath>
        <m:r>
          <m:rPr>
            <m:sty m:val="p"/>
            <m:scr m:val="script"/>
          </m:rPr>
          <w:rPr>
            <w:rFonts w:ascii="Cambria Math" w:hAnsi="Cambria Math"/>
          </w:rPr>
          <m:t>ℋ</m:t>
        </m:r>
      </m:oMath>
      <w:r>
        <w:t>，对目标</w:t>
      </w:r>
      <m:oMath>
        <m:r>
          <m:rPr/>
          <w:rPr>
            <w:rFonts w:ascii="Cambria Math" w:hAnsi="Cambria Math"/>
          </w:rPr>
          <m:t>s</m:t>
        </m:r>
      </m:oMath>
      <w:r>
        <w:t>的剥离结果为</w:t>
      </w:r>
    </w:p>
    <w:p w14:paraId="711C4658">
      <w:pPr>
        <w:pStyle w:val="68"/>
      </w:pPr>
      <w:r>
        <w:tab/>
      </w:r>
      <m:oMath>
        <m:sSup>
          <m:sSupPr>
            <m:ctrlPr>
              <w:rPr>
                <w:rFonts w:ascii="Cambria Math" w:hAnsi="Cambria Math"/>
              </w:rPr>
            </m:ctrlPr>
          </m:sSupPr>
          <m:e>
            <m:r>
              <m:rPr/>
              <w:rPr>
                <w:rFonts w:ascii="Cambria Math" w:hAnsi="Cambria Math"/>
              </w:rPr>
              <m:t>F</m:t>
            </m:r>
            <m:ctrlPr>
              <w:rPr>
                <w:rFonts w:ascii="Cambria Math" w:hAnsi="Cambria Math"/>
              </w:rPr>
            </m:ctrlPr>
          </m:e>
          <m:sup>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F</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ctrlPr>
              <w:rPr>
                <w:rFonts w:ascii="Cambria Math" w:hAnsi="Cambria Math"/>
              </w:rPr>
            </m:ctrlPr>
          </m:e>
          <m:lim>
            <m:r>
              <m:rPr/>
              <w:rPr>
                <w:rFonts w:ascii="Cambria Math" w:hAnsi="Cambria Math"/>
              </w:rPr>
              <m:t>h</m:t>
            </m:r>
            <m:r>
              <m:rPr>
                <m:sty m:val="p"/>
                <m:scr m:val="script"/>
              </m:rPr>
              <w:rPr>
                <w:rFonts w:ascii="Cambria Math" w:hAnsi="Cambria Math"/>
              </w:rPr>
              <m:t>∈ℋ:</m:t>
            </m:r>
            <m:r>
              <m:rPr/>
              <w:rPr>
                <w:rFonts w:ascii="Cambria Math" w:hAnsi="Cambria Math"/>
              </w:rPr>
              <m:t> s</m:t>
            </m:r>
            <m:r>
              <m:rPr>
                <m:sty m:val="p"/>
              </m:rPr>
              <w:rPr>
                <w:rFonts w:ascii="Cambria Math" w:hAnsi="Cambria Math"/>
              </w:rPr>
              <m:t>∈</m:t>
            </m:r>
            <m:r>
              <m:rPr/>
              <w:rPr>
                <w:rFonts w:ascii="Cambria Math" w:hAnsi="Cambria Math"/>
              </w:rPr>
              <m:t>h</m:t>
            </m:r>
            <m:ctrlPr>
              <w:rPr>
                <w:rFonts w:ascii="Cambria Math" w:hAnsi="Cambria Math"/>
              </w:rPr>
            </m:ctrlPr>
          </m:lim>
        </m:limLow>
        <m:d>
          <m:dPr>
            <m:ctrlPr>
              <w:rPr>
                <w:rFonts w:ascii="Cambria Math" w:hAnsi="Cambria Math"/>
              </w:rPr>
            </m:ctrlPr>
          </m:dPr>
          <m:e>
            <m:r>
              <m:rPr>
                <m:sty m:val="p"/>
              </m:rPr>
              <w:rPr>
                <w:rFonts w:ascii="Cambria Math" w:hAnsi="Cambria Math"/>
              </w:rPr>
              <m:t>fields(</m:t>
            </m:r>
            <m:r>
              <m:rPr/>
              <w:rPr>
                <w:rFonts w:ascii="Cambria Math" w:hAnsi="Cambria Math"/>
              </w:rPr>
              <m:t>h</m:t>
            </m:r>
            <m:r>
              <m:rPr>
                <m:sty m:val="p"/>
              </m:rPr>
              <w:rPr>
                <w:rFonts w:ascii="Cambria Math" w:hAnsi="Cambria Math"/>
              </w:rPr>
              <m:t>)\{</m:t>
            </m:r>
            <m:r>
              <m:rPr/>
              <w:rPr>
                <w:rFonts w:ascii="Cambria Math" w:hAnsi="Cambria Math"/>
              </w:rPr>
              <m:t>s</m:t>
            </m:r>
            <m:r>
              <m:rPr>
                <m:sty m:val="p"/>
              </m:rPr>
              <w:rPr>
                <w:rFonts w:ascii="Cambria Math" w:hAnsi="Cambria Math"/>
              </w:rPr>
              <m:t>}</m:t>
            </m:r>
            <m:ctrlPr>
              <w:rPr>
                <w:rFonts w:ascii="Cambria Math" w:hAnsi="Cambria Math"/>
              </w:rPr>
            </m:ctrlPr>
          </m:e>
        </m:d>
      </m:oMath>
      <w:r>
        <w:tab/>
      </w:r>
      <w:r>
        <w:t>（4）</w:t>
      </w:r>
    </w:p>
    <w:p w14:paraId="64C39AF2">
      <w:r>
        <w:t>式中：</w:t>
      </w:r>
      <m:oMath>
        <m:r>
          <m:rPr>
            <m:sty m:val="p"/>
          </m:rPr>
          <w:rPr>
            <w:rFonts w:ascii="Cambria Math" w:hAnsi="Cambria Math"/>
          </w:rPr>
          <m:t>fields(</m:t>
        </m:r>
        <m:r>
          <m:rPr/>
          <w:rPr>
            <w:rFonts w:ascii="Cambria Math" w:hAnsi="Cambria Math"/>
          </w:rPr>
          <m:t>h</m:t>
        </m:r>
        <m:r>
          <m:rPr>
            <m:sty m:val="p"/>
          </m:rPr>
          <w:rPr>
            <w:rFonts w:ascii="Cambria Math" w:hAnsi="Cambria Math"/>
          </w:rPr>
          <m:t>)</m:t>
        </m:r>
      </m:oMath>
      <w:r>
        <w:t>为公式</w:t>
      </w:r>
      <m:oMath>
        <m:r>
          <m:rPr/>
          <w:rPr>
            <w:rFonts w:ascii="Cambria Math" w:hAnsi="Cambria Math"/>
          </w:rPr>
          <m:t>h</m:t>
        </m:r>
      </m:oMath>
      <w:r>
        <w:t>涉及的全部字段。</w:t>
      </w:r>
    </w:p>
    <w:p w14:paraId="3F1C3538">
      <w:pPr>
        <w:pStyle w:val="3"/>
      </w:pPr>
      <w:r>
        <w:t>第二步，迭代发现并剥离近似关系。第一步完成后，数据中可能仍存在未写入文档、但确实成立的还原路径。为此，在剩余候选上以线性回归拟合目标与候选字段的组合；对疑似乘积或比值形式的关系，先对相应字段取对数化为线性形式。若拟合优度满足</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&gt;</m:t>
        </m:r>
        <m:r>
          <m:rPr/>
          <w:rPr>
            <w:rFonts w:ascii="Cambria Math" w:hAnsi="Cambria Math"/>
          </w:rPr>
          <m:t>0.95</m:t>
        </m:r>
      </m:oMath>
      <w:r>
        <w:t>，则判定存在一条近似关系，剥离其中标准化贡献</w:t>
      </w:r>
      <m:oMath>
        <m:r>
          <m:rPr>
            <m:sty m:val="p"/>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t>最大的一个字段（</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i</m:t>
            </m:r>
            <m:ctrlPr>
              <w:rPr>
                <w:rFonts w:ascii="Cambria Math" w:hAnsi="Cambria Math"/>
              </w:rPr>
            </m:ctrlPr>
          </m:sub>
        </m:sSub>
      </m:oMath>
      <w:r>
        <w:t>为回归系数，</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t>为字段标准差），随后重新拟合，直至不再存在满足判定的关系组合。</w:t>
      </w:r>
    </w:p>
    <w:p w14:paraId="3832701F">
      <w:pPr>
        <w:pStyle w:val="3"/>
      </w:pPr>
      <w:r>
        <w:t>两处设计需要说明。其一，每轮只剥离一个字段而非整组。整组删除会连带移除可能参与其他路径的字段，导致发现深度不足；每轮只删贡献最大者，相当于对该路径实施部分屏蔽，再考察剩余字段能否重新构成新的还原路径。其二，采用从全集出发的反向消元而非前向贪心搜索。对形如“某字段等于两个大数之差”的关系，目标值是小量，仅加入其中单个字段时残差反而增大，前向贪心无法到达正确组合；反向消元从保留全部字段出发，逐次删去贡献最小者，不需要猜测起点。</w:t>
      </w:r>
    </w:p>
    <w:p w14:paraId="020439BF">
      <w:pPr>
        <w:pStyle w:val="4"/>
      </w:pPr>
      <w:r>
        <w:t>分解式稀疏门控定位模型</w:t>
      </w:r>
    </w:p>
    <w:p w14:paraId="7727F7C0">
      <w:pPr>
        <w:pStyle w:val="3"/>
        <w:ind w:firstLine="420"/>
        <w:pPrChange w:id="81" w:author="19838166939" w:date="2026-08-18T16:14:35Z">
          <w:pPr>
            <w:pStyle w:val="3"/>
          </w:pPr>
        </w:pPrChange>
      </w:pPr>
      <w:ins w:id="82" w:author="19838166939" w:date="2026-08-18T16:14:27Z">
        <w:r>
          <w:rPr>
            <w:lang w:val="en-US" w:eastAsia="zh-CN"/>
          </w:rPr>
          <w:t xml:space="preserve">经过 </w:t>
        </w:r>
      </w:ins>
      <w:ins w:id="83" w:author="19838166939" w:date="2026-08-18T16:14:27Z">
        <w:r>
          <w:rPr>
            <w:rFonts w:hint="default"/>
            <w:lang w:val="en-US" w:eastAsia="zh-CN"/>
          </w:rPr>
          <w:t xml:space="preserve">3.2 </w:t>
        </w:r>
      </w:ins>
      <w:ins w:id="84" w:author="19838166939" w:date="2026-08-18T16:14:27Z">
        <w:r>
          <w:rPr>
            <w:rFonts w:hint="eastAsia"/>
            <w:lang w:val="en-US" w:eastAsia="zh-CN"/>
          </w:rPr>
          <w:t xml:space="preserve">节剥离，候选字段池中的显式推断路径已被排除，剩余推断能力即为第 </w:t>
        </w:r>
      </w:ins>
      <w:ins w:id="85" w:author="19838166939" w:date="2026-08-18T16:14:27Z">
        <w:r>
          <w:rPr>
            <w:rFonts w:hint="default"/>
            <w:lang w:val="en-US" w:eastAsia="zh-CN"/>
          </w:rPr>
          <w:t xml:space="preserve">2.1 </w:t>
        </w:r>
      </w:ins>
      <w:ins w:id="86" w:author="19838166939" w:date="2026-08-18T16:14:27Z">
        <w:r>
          <w:rPr>
            <w:rFonts w:hint="eastAsia"/>
            <w:lang w:val="en-US" w:eastAsia="zh-CN"/>
          </w:rPr>
          <w:t>节所定义的隐性推断。为定位承载该推断风险的关键字段</w:t>
        </w:r>
      </w:ins>
      <w:del w:id="87" w:author="19838166939" w:date="2026-08-18T16:14:18Z">
        <w:r>
          <w:rPr/>
          <w:delText>经过3.2节剥离，候选池中已不存在可显式表达的还原路径，剩余的推断能力即为隐性推断。为定位其承载字段</w:delText>
        </w:r>
      </w:del>
      <w:r>
        <w:t>，本文构建作用于输入字段的稀疏门控网络：深度网络第一隐层的每个输入端串联一个门控系数，门控值的大小直接对应字段参与推断的程度，训练结果可以直接解释为字段级结论。</w:t>
      </w:r>
    </w:p>
    <w:p w14:paraId="535876C3">
      <w:pPr>
        <w:pStyle w:val="3"/>
      </w:pPr>
      <w:r>
        <w:t>为使字段取舍由训练自身完成，本文借鉴文献</w:t>
      </w:r>
      <w:r>
        <w:rPr>
          <w:rFonts w:hint="default"/>
          <w:lang w:val="en-US"/>
        </w:rPr>
        <w:t>[32]</w:t>
      </w:r>
      <w:r>
        <w:t>的结构稀疏化思路，将第</w:t>
      </w:r>
      <m:oMath>
        <m:r>
          <m:rPr/>
          <w:rPr>
            <w:rFonts w:ascii="Cambria Math" w:hAnsi="Cambria Math"/>
          </w:rPr>
          <m:t>j</m:t>
        </m:r>
      </m:oMath>
      <w:r>
        <w:t>个字段的门控值参数化为</w:t>
      </w:r>
      <m:oMath>
        <m:r>
          <m:rPr/>
          <w:rPr>
            <w:rFonts w:ascii="Cambria Math" w:hAnsi="Cambria Math"/>
          </w:rPr>
          <m:t>D</m:t>
        </m:r>
        <m:r>
          <m:rPr>
            <m:sty m:val="p"/>
          </m:rPr>
          <w:rPr>
            <w:rFonts w:ascii="Cambria Math" w:hAnsi="Cambria Math"/>
          </w:rPr>
          <m:t>−</m:t>
        </m:r>
        <m:r>
          <m:rPr/>
          <w:rPr>
            <w:rFonts w:ascii="Cambria Math" w:hAnsi="Cambria Math"/>
          </w:rPr>
          <m:t>1</m:t>
        </m:r>
      </m:oMath>
      <w:r>
        <w:t>个因子的乘积</w:t>
      </w:r>
    </w:p>
    <w:p w14:paraId="03D10AE8">
      <w:pPr>
        <w:pStyle w:val="68"/>
        <w:spacing w:line="240" w:lineRule="auto"/>
      </w:pPr>
      <w:r>
        <w:tab/>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D</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d</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nary>
      </m:oMath>
      <w:r>
        <w:tab/>
      </w:r>
      <w:r>
        <w:t>（5）</w:t>
      </w:r>
    </w:p>
    <w:p w14:paraId="059C279F">
      <w:r>
        <w:t>并对各因子施加二次惩罚。式中：</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d</m:t>
            </m:r>
            <m:r>
              <m:rPr>
                <m:sty m:val="p"/>
              </m:rPr>
              <w:rPr>
                <w:rFonts w:ascii="Cambria Math" w:hAnsi="Cambria Math"/>
              </w:rPr>
              <m:t>,</m:t>
            </m:r>
            <m:r>
              <m:rPr/>
              <w:rPr>
                <w:rFonts w:ascii="Cambria Math" w:hAnsi="Cambria Math"/>
              </w:rPr>
              <m:t>j</m:t>
            </m:r>
            <m:ctrlPr>
              <w:rPr>
                <w:rFonts w:ascii="Cambria Math" w:hAnsi="Cambria Math"/>
              </w:rPr>
            </m:ctrlPr>
          </m:sub>
        </m:sSub>
      </m:oMath>
      <w:r>
        <w:t>为第</w:t>
      </w:r>
      <m:oMath>
        <m:r>
          <m:rPr/>
          <w:rPr>
            <w:rFonts w:ascii="Cambria Math" w:hAnsi="Cambria Math"/>
          </w:rPr>
          <m:t>j</m:t>
        </m:r>
      </m:oMath>
      <w:r>
        <w:t>个字段的第</w:t>
      </w:r>
      <m:oMath>
        <m:r>
          <m:rPr/>
          <w:rPr>
            <w:rFonts w:ascii="Cambria Math" w:hAnsi="Cambria Math"/>
          </w:rPr>
          <m:t>d</m:t>
        </m:r>
      </m:oMath>
      <w:r>
        <w:t>个门控因子，全部初始化为1，因而训练起点各字段的门控值均为1。网络结构如图2所示，第一层的等效权重为</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oMath>
      <w:r>
        <w:t>，训练目标为</w:t>
      </w:r>
    </w:p>
    <w:p w14:paraId="52A8C139">
      <w:pPr>
        <w:pStyle w:val="68"/>
      </w:pPr>
      <w:r>
        <w:tab/>
      </w:r>
      <m:oMath>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ω,γ,θ</m:t>
            </m:r>
            <m:ctrlPr>
              <w:rPr>
                <w:rFonts w:ascii="Cambria Math" w:hAnsi="Cambria Math"/>
              </w:rPr>
            </m:ctrlPr>
          </m:lim>
        </m:limLow>
        <m:r>
          <m:rPr>
            <m:sty m:val="p"/>
            <m:scr m:val="script"/>
          </m:rPr>
          <w:rPr>
            <w:rFonts w:ascii="Cambria Math" w:hAnsi="Cambria Math"/>
          </w:rPr>
          <m:t>ℒ</m:t>
        </m:r>
        <m:d>
          <m:dPr>
            <m:ctrlPr>
              <w:rPr>
                <w:rFonts w:ascii="Cambria Math" w:hAnsi="Cambria Math"/>
              </w:rPr>
            </m:ctrlPr>
          </m:dPr>
          <m:e>
            <m:r>
              <m:rPr/>
              <w:rPr>
                <w:rFonts w:ascii="Cambria Math" w:hAnsi="Cambria Math"/>
              </w:rPr>
              <m:t>y</m:t>
            </m:r>
            <m:r>
              <m:rPr>
                <m:sty m:val="p"/>
              </m:rPr>
              <w:rPr>
                <w:rFonts w:ascii="Cambria Math" w:hAnsi="Cambria Math"/>
              </w:rPr>
              <m:t>,</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d>
        <m:r>
          <m:rPr>
            <m:sty m:val="p"/>
          </m:rPr>
          <w:rPr>
            <w:rFonts w:ascii="Cambria Math" w:hAnsi="Cambria Math"/>
          </w:rPr>
          <m:t>+</m:t>
        </m:r>
        <m:r>
          <m:rPr/>
          <w:rPr>
            <w:rFonts w:ascii="Cambria Math" w:hAnsi="Cambria Math"/>
          </w:rPr>
          <m:t>λ</m:t>
        </m:r>
        <m:d>
          <m:dPr>
            <m:ctrlPr>
              <w:rPr>
                <w:rFonts w:ascii="Cambria Math" w:hAnsi="Cambria Math"/>
              </w:rPr>
            </m:ctrlPr>
          </m:dPr>
          <m:e>
            <m:r>
              <m:rPr>
                <m:sty m:val="p"/>
              </m:rPr>
              <w:rPr>
                <w:rFonts w:ascii="Cambria Math" w:hAnsi="Cambria Math"/>
              </w:rPr>
              <m:t>∥ω</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+∥γ</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d>
      </m:oMath>
      <w:r>
        <w:tab/>
      </w:r>
      <w:r>
        <w:t>（6）</w:t>
      </w:r>
    </w:p>
    <w:p w14:paraId="2F0985F8">
      <w:r>
        <w:t>式中：</w:t>
      </w:r>
      <m:oMath>
        <m:r>
          <m:rPr>
            <m:sty m:val="p"/>
            <m:scr m:val="script"/>
          </m:rPr>
          <w:rPr>
            <w:rFonts w:ascii="Cambria Math" w:hAnsi="Cambria Math"/>
          </w:rPr>
          <m:t>ℒ</m:t>
        </m:r>
      </m:oMath>
      <w:r>
        <w:t>为均方误差损失；</w:t>
      </w:r>
      <m:oMath>
        <m:r>
          <m:rPr>
            <m:sty m:val="p"/>
          </m:rPr>
          <w:rPr>
            <w:rFonts w:ascii="Cambria Math" w:hAnsi="Cambria Math"/>
          </w:rPr>
          <m:t>θ</m:t>
        </m:r>
      </m:oMath>
      <w:r>
        <w:t>为网络其余层参数；</w:t>
      </w:r>
      <m:oMath>
        <m:r>
          <m:rPr/>
          <w:rPr>
            <w:rFonts w:ascii="Cambria Math" w:hAnsi="Cambria Math"/>
          </w:rPr>
          <m:t>λ</m:t>
        </m:r>
      </m:oMath>
      <w:r>
        <w:t>为惩罚系数。</w:t>
      </w:r>
    </w:p>
    <w:p w14:paraId="1B6541E7">
      <w:r>
        <w:rPr>
          <w:rFonts w:hint="eastAsia"/>
        </w:rPr>
        <w:drawing>
          <wp:inline distT="0" distB="0" distL="114300" distR="114300">
            <wp:extent cx="2929890" cy="1457960"/>
            <wp:effectExtent l="0" t="0" r="16510" b="15240"/>
            <wp:docPr id="14" name="图片 14" descr="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结构"/>
                    <pic:cNvPicPr>
                      <a:picLocks noChangeAspect="1"/>
                    </pic:cNvPicPr>
                  </pic:nvPicPr>
                  <pic:blipFill>
                    <a:blip r:embed="rId16"/>
                    <a:stretch>
                      <a:fillRect/>
                    </a:stretch>
                  </pic:blipFill>
                  <pic:spPr>
                    <a:xfrm>
                      <a:off x="0" y="0"/>
                      <a:ext cx="2929890" cy="1457960"/>
                    </a:xfrm>
                    <a:prstGeom prst="rect">
                      <a:avLst/>
                    </a:prstGeom>
                  </pic:spPr>
                </pic:pic>
              </a:graphicData>
            </a:graphic>
          </wp:inline>
        </w:drawing>
      </w:r>
    </w:p>
    <w:p w14:paraId="169E0759">
      <w:pPr>
        <w:pStyle w:val="55"/>
        <w:spacing w:before="140"/>
      </w:pPr>
      <w:r>
        <w:t>图2　分解式稀疏门控网络结构示意</w:t>
      </w:r>
    </w:p>
    <w:p w14:paraId="478C9F4C">
      <w:pPr>
        <w:pStyle w:val="47"/>
        <w:widowControl w:val="0"/>
      </w:pPr>
      <w:r>
        <w:t>Fig. 2  Architecture of the factorized sparse gating network</w:t>
      </w:r>
    </w:p>
    <w:p w14:paraId="78C808C3">
      <w:pPr>
        <w:pStyle w:val="3"/>
      </w:pPr>
      <w:r>
        <w:t>按文献的等价性结论，对分解后各因子施加光滑的二次惩罚，其局部极小点对应于对原分组权重施加</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D</m:t>
            </m:r>
            <m:ctrlPr>
              <w:rPr>
                <w:rFonts w:ascii="Cambria Math" w:hAnsi="Cambria Math"/>
              </w:rPr>
            </m:ctrlPr>
          </m:sub>
        </m:sSub>
      </m:oMath>
      <w:r>
        <w:t>结构化惩罚，其中</w:t>
      </w:r>
      <m:oMath>
        <m:r>
          <m:rPr/>
          <w:rPr>
            <w:rFonts w:ascii="Cambria Math" w:hAnsi="Cambria Math"/>
          </w:rPr>
          <m:t>D</m:t>
        </m:r>
      </m:oMath>
      <w:r>
        <w:t>为含主权重向量在内的因子总数；</w:t>
      </w:r>
      <m:oMath>
        <m:r>
          <m:rPr/>
          <w:rPr>
            <w:rFonts w:ascii="Cambria Math" w:hAnsi="Cambria Math"/>
          </w:rPr>
          <m:t>D</m:t>
        </m:r>
        <m:r>
          <m:rPr>
            <m:sty m:val="p"/>
          </m:rPr>
          <w:rPr>
            <w:rFonts w:ascii="Cambria Math" w:hAnsi="Cambria Math"/>
          </w:rPr>
          <m:t>=</m:t>
        </m:r>
        <m:r>
          <m:rPr/>
          <w:rPr>
            <w:rFonts w:ascii="Cambria Math" w:hAnsi="Cambria Math"/>
          </w:rPr>
          <m:t>2</m:t>
        </m:r>
      </m:oMath>
      <w:r>
        <w:t>时退化为组Lasso，本文取</w:t>
      </w:r>
      <m:oMath>
        <m:r>
          <m:rPr/>
          <w:rPr>
            <w:rFonts w:ascii="Cambria Math" w:hAnsi="Cambria Math"/>
          </w:rPr>
          <m:t>D</m:t>
        </m:r>
        <m:r>
          <m:rPr>
            <m:sty m:val="p"/>
          </m:rPr>
          <w:rPr>
            <w:rFonts w:ascii="Cambria Math" w:hAnsi="Cambria Math"/>
          </w:rPr>
          <m:t>=</m:t>
        </m:r>
        <m:r>
          <m:rPr/>
          <w:rPr>
            <w:rFonts w:ascii="Cambria Math" w:hAnsi="Cambria Math"/>
          </w:rPr>
          <m:t>4</m:t>
        </m:r>
      </m:oMath>
      <w:r>
        <w:t>，对应</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ctrlPr>
              <w:rPr>
                <w:rFonts w:ascii="Cambria Math" w:hAnsi="Cambria Math"/>
              </w:rPr>
            </m:ctrlPr>
          </m:sub>
        </m:sSub>
      </m:oMath>
      <w:r>
        <w:t>，稀疏性强于</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1</m:t>
            </m:r>
            <m:ctrlPr>
              <w:rPr>
                <w:rFonts w:ascii="Cambria Math" w:hAnsi="Cambria Math"/>
              </w:rPr>
            </m:ctrlPr>
          </m:sub>
        </m:sSub>
      </m:oMath>
      <w:r>
        <w:t>。其效果是门控值在收敛后精确达到零而非仅趋近于零，被淘汰字段与保留字段之间形成明显断崖，字段取舍由模型自身完成。这一性质使选中结果在很宽的阈值范围内保持不变（见4.3节），有效避免了门控类方法中常见的阈值依赖问题。稀疏性由标准随机梯度下降求解获得，不需要非光滑优化器或事后剪枝。</w:t>
      </w:r>
    </w:p>
    <w:p w14:paraId="2D051F18">
      <w:pPr>
        <w:pStyle w:val="3"/>
      </w:pPr>
      <w:r>
        <w:t>此外，门控值与第一层权重之间存在尺度不确定性：同时缩小</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oMath>
      <w:r>
        <w:t>并放大</w:t>
      </w:r>
      <m:oMath>
        <m:sSub>
          <m:sSubPr>
            <m:ctrlPr>
              <w:rPr>
                <w:rFonts w:ascii="Cambria Math" w:hAnsi="Cambria Math"/>
              </w:rPr>
            </m:ctrlPr>
          </m:sSubPr>
          <m:e>
            <m:r>
              <m:rPr>
                <m:sty m:val="b"/>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oMath>
      <w:r>
        <w:t>不改变网络输出，却使门控值失去可比性。为此，每步更新后对第一层权重按列归一化，并将其范数并入门控值</w:t>
      </w:r>
    </w:p>
    <w:p w14:paraId="3886B81B">
      <w:pPr>
        <w:pStyle w:val="68"/>
        <w:jc w:val="right"/>
      </w:pPr>
      <w: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tab/>
      </w:r>
      <w:r>
        <w:t>（7）</w:t>
      </w:r>
    </w:p>
    <w:p w14:paraId="2351BC3A">
      <w:pPr>
        <w:ind w:firstLine="420"/>
      </w:pPr>
      <w:r>
        <w:t>从而保证不同字段的门控值处于同一尺度。</w:t>
      </w:r>
    </w:p>
    <w:p w14:paraId="11AEBD70">
      <w:pPr>
        <w:pStyle w:val="3"/>
      </w:pPr>
      <w:r>
        <w:t>训练收敛后，取门控值不低于活跃阈值</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g</m:t>
            </m:r>
            <m:ctrlPr>
              <w:rPr>
                <w:rFonts w:ascii="Cambria Math" w:hAnsi="Cambria Math"/>
              </w:rPr>
            </m:ctrlPr>
          </m:sub>
        </m:sSub>
      </m:oMath>
      <w:r>
        <w:t>的字段构成候选推断源</w:t>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oMath>
      <w:r>
        <w:t>，并在其上重新训练一个不含门控的普通网络，以独立重训的测试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作为</w:t>
      </w:r>
      <m:oMath>
        <m:r>
          <m:rPr/>
          <w:rPr>
            <w:rFonts w:ascii="Cambria Math" w:hAnsi="Cambria Math"/>
          </w:rPr>
          <m:t>ρ</m:t>
        </m:r>
        <m:r>
          <m:rPr>
            <m:sty m:val="p"/>
          </m:rPr>
          <w:rPr>
            <w:rFonts w:ascii="Cambria Math" w:hAnsi="Cambria Math"/>
          </w:rPr>
          <m:t>(</m:t>
        </m:r>
        <m:r>
          <m:rPr/>
          <w:rPr>
            <w:rFonts w:ascii="Cambria Math" w:hAnsi="Cambria Math"/>
          </w:rPr>
          <m:t>s</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oMath>
      <w:r>
        <w:t>。重新训练而不直接采用门控模型自身的精度，是为了避免把门控层的训练偏差计入字段贡献。</w:t>
      </w:r>
    </w:p>
    <w:p w14:paraId="77A62649">
      <w:pPr>
        <w:pStyle w:val="4"/>
        <w:widowControl w:val="0"/>
      </w:pPr>
      <w:r>
        <w:t>处置策略与残余可推断性评估</w:t>
      </w:r>
    </w:p>
    <w:p w14:paraId="3C17ABFE">
      <w:pPr>
        <w:pStyle w:val="3"/>
      </w:pPr>
      <w:r>
        <w:t>发布实践中，对定位出的字段通常可采用以下处置方式：</w:t>
      </w:r>
    </w:p>
    <w:p w14:paraId="732DF148">
      <w:pPr>
        <w:pStyle w:val="3"/>
      </w:pPr>
      <w:r>
        <w:t>(1)加噪：对字段</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j</m:t>
            </m:r>
            <m:ctrlPr>
              <w:rPr>
                <w:rFonts w:ascii="Cambria Math" w:hAnsi="Cambria Math"/>
              </w:rPr>
            </m:ctrlPr>
          </m:sub>
        </m:sSub>
      </m:oMath>
      <w:r>
        <w:t>叠加零均值高斯噪声，标准差取该字段自身标准差的</w:t>
      </w:r>
      <m:oMath>
        <m:r>
          <m:rPr/>
          <w:rPr>
            <w:rFonts w:ascii="Cambria Math" w:hAnsi="Cambria Math"/>
          </w:rPr>
          <m:t>r</m:t>
        </m:r>
      </m:oMath>
      <w:r>
        <w:t>倍，对应发布时引入随机扰动；</w:t>
      </w:r>
    </w:p>
    <w:p w14:paraId="448E5855">
      <w:pPr>
        <w:pStyle w:val="3"/>
      </w:pPr>
      <w:r>
        <w:t>(2)降精度：将字段取值量化到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oMath>
      <w:r>
        <w:t>个等宽区间并以区间中点代替，对应降低发布的有效数字位数；</w:t>
      </w:r>
    </w:p>
    <w:p w14:paraId="23DF946A">
      <w:pPr>
        <w:pStyle w:val="3"/>
      </w:pPr>
      <w:r>
        <w:t>(3)时间聚合：以</w:t>
      </w:r>
      <m:oMath>
        <m:r>
          <m:rPr/>
          <w:rPr>
            <w:rFonts w:ascii="Cambria Math" w:hAnsi="Cambria Math"/>
          </w:rPr>
          <m:t>h</m:t>
        </m:r>
      </m:oMath>
      <w:r>
        <w:t>小时均值回填，对应降低发布的时间分辨率。</w:t>
      </w:r>
    </w:p>
    <w:p w14:paraId="534D70B0">
      <w:pPr>
        <w:pStyle w:val="3"/>
      </w:pPr>
      <w:r>
        <w:t>三者可叠加使用，记综合处置为</w:t>
      </w:r>
      <m:oMath>
        <m:r>
          <m:rPr/>
          <w:rPr>
            <w:rFonts w:ascii="Cambria Math" w:hAnsi="Cambria Math"/>
          </w:rPr>
          <m:t>T</m:t>
        </m:r>
      </m:oMath>
      <w:r>
        <w:t>。处置只作用于</w:t>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oMath>
      <w:r>
        <w:t>中的字段，其余字段照常发布。处置后重新训练普通网络并在测试集上计算</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，得到残余可推断性</w:t>
      </w:r>
      <m:oMath>
        <m:r>
          <m:rPr/>
          <w:rPr>
            <w:rFonts w:ascii="Cambria Math" w:hAnsi="Cambria Math"/>
          </w:rPr>
          <m:t>ρ</m:t>
        </m:r>
        <m:d>
          <m:dPr>
            <m:ctrlPr>
              <w:rPr>
                <w:rFonts w:ascii="Cambria Math" w:hAnsi="Cambria Math"/>
              </w:rPr>
            </m:ctrlPr>
          </m:dPr>
          <m:e>
            <m:r>
              <m:rPr/>
              <w:rPr>
                <w:rFonts w:ascii="Cambria Math" w:hAnsi="Cambria Math"/>
              </w:rPr>
              <m:t>s</m:t>
            </m:r>
            <m:r>
              <m:rPr>
                <m:sty m:val="p"/>
              </m:rPr>
              <w:rPr>
                <w:rFonts w:ascii="Cambria Math" w:hAnsi="Cambria Math"/>
              </w:rPr>
              <m:t>∣</m:t>
            </m:r>
            <m:r>
              <m:rPr/>
              <w:rPr>
                <w:rFonts w:ascii="Cambria Math" w:hAnsi="Cambria Math"/>
              </w:rPr>
              <m:t>T</m:t>
            </m:r>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d>
      </m:oMath>
      <w:r>
        <w:t>：若显著下降，说明推断能力集中于定位出的字段，且该处置强度足以破坏相应的统计依赖；若仍高于管理上限</w:t>
      </w:r>
      <m:oMath>
        <m:sSup>
          <m:sSupPr>
            <m:ctrlPr>
              <w:rPr>
                <w:rFonts w:ascii="Cambria Math" w:hAnsi="Cambria Math"/>
              </w:rPr>
            </m:ctrlPr>
          </m:sSupPr>
          <m:e>
            <m:r>
              <m:rPr/>
              <w:rPr>
                <w:rFonts w:ascii="Cambria Math" w:hAnsi="Cambria Math"/>
              </w:rPr>
              <m:t>ρ</m:t>
            </m:r>
            <m:ctrlPr>
              <w:rPr>
                <w:rFonts w:ascii="Cambria Math" w:hAnsi="Cambria Math"/>
              </w:rPr>
            </m:ctrlPr>
          </m:e>
          <m:sup>
            <m:r>
              <m:rPr>
                <m:sty m:val="p"/>
              </m:rPr>
              <w:rPr>
                <w:rFonts w:ascii="Cambria Math" w:hAnsi="Cambria Math"/>
              </w:rPr>
              <m:t>∗</m:t>
            </m:r>
            <m:ctrlPr>
              <w:rPr>
                <w:rFonts w:ascii="Cambria Math" w:hAnsi="Cambria Math"/>
              </w:rPr>
            </m:ctrlPr>
          </m:sup>
        </m:sSup>
      </m:oMath>
      <w:r>
        <w:t>，则需提高处置强度或扩大处置范围。此外，处置改变了字段分布，可能产生新的推断路径，因此应在新的发布口径上重新执行完整审查。</w:t>
      </w:r>
    </w:p>
    <w:p w14:paraId="5CE8E308">
      <w:pPr>
        <w:pStyle w:val="2"/>
      </w:pPr>
      <w:r>
        <w:t>实验与结果分析</w:t>
      </w:r>
    </w:p>
    <w:p w14:paraId="6D5A949A">
      <w:pPr>
        <w:pStyle w:val="4"/>
        <w:widowControl w:val="0"/>
      </w:pPr>
      <w:r>
        <w:t>实验设置</w:t>
      </w:r>
    </w:p>
    <w:p w14:paraId="4703CAF6">
      <w:pPr>
        <w:pStyle w:val="3"/>
        <w:ind w:firstLine="420"/>
        <w:pPrChange w:id="88" w:author="19838166939" w:date="2026-08-18T16:15:24Z">
          <w:pPr>
            <w:pStyle w:val="3"/>
          </w:pPr>
        </w:pPrChange>
      </w:pPr>
      <w:ins w:id="89" w:author="19838166939" w:date="2026-08-18T16:15:16Z">
        <w:r>
          <w:rPr>
            <w:lang w:val="en-US" w:eastAsia="zh-CN"/>
          </w:rPr>
          <w:t>为验证所提审查方法在推断型数据泄露风险的</w:t>
        </w:r>
      </w:ins>
      <w:ins w:id="90" w:author="19838166939" w:date="2026-08-18T16:15:16Z">
        <w:r>
          <w:rPr>
            <w:rFonts w:hint="eastAsia"/>
            <w:lang w:val="en-US" w:eastAsia="zh-CN"/>
          </w:rPr>
          <w:t>评估、定位与处置中的有效性，</w:t>
        </w:r>
      </w:ins>
      <w:r>
        <w:t>实验采用两个数据集。</w:t>
      </w:r>
    </w:p>
    <w:p w14:paraId="778E124F">
      <w:pPr>
        <w:pStyle w:val="3"/>
      </w:pPr>
      <w:r>
        <w:t>PJM2025年小时级公开数据</w:t>
      </w:r>
      <w:r>
        <w:rPr>
          <w:rFonts w:hint="default"/>
          <w:lang w:val="en-US"/>
        </w:rPr>
        <w:t>[33]</w:t>
      </w:r>
      <w:r>
        <w:t>包含8 760个样本、69个数值字段，涵盖负荷、发电、交换功率、备用与市场价格等。选取12个具有代表意义的运行状态量与市场量作为审查目标，包括净实际交换功率、总网损、总发电量、计量负荷、日前与实时电价分量、两类备用总量等；每次将其中一个字段遮蔽为受保护目标，以剥离后的其余字段为候选输入。</w:t>
      </w:r>
    </w:p>
    <w:p w14:paraId="206163D3">
      <w:pPr>
        <w:pStyle w:val="3"/>
      </w:pPr>
      <w:r>
        <w:t>RTS-GMLC交流潮流算例</w:t>
      </w:r>
      <w:r>
        <w:rPr>
          <w:rFonts w:hint="default"/>
          <w:lang w:val="en-US"/>
        </w:rPr>
        <w:t>[34]</w:t>
      </w:r>
      <w:r>
        <w:t>包含8 784个样本，由官方公开的2020年负荷与新能源出力曲线经逐小时机组组合与交流潮流求解生成，全部小时收敛、无缺失。候选字段为系统级、分区级与分燃料级汇总量共58个（12个全年恒定，实际可用46个），审查目标为节点电压相角、线路负载率与机组出力/投入状态共12个设备级量。该数据集的审查场景具有明确的公开/敏感边界：汇总量在实际运营中普遍公开，设备级量则涉及电网运行的具体细节。</w:t>
      </w:r>
    </w:p>
    <w:p w14:paraId="533F6AB2">
      <w:pPr>
        <w:pStyle w:val="3"/>
      </w:pPr>
      <w:r>
        <w:t>推断模型为三层全连接网络（64–32–16），训练200轮，批大小50，采用Adam优化器</w:t>
      </w:r>
      <w:r>
        <w:rPr>
          <w:rFonts w:hint="default"/>
          <w:lang w:val="en-US"/>
        </w:rPr>
        <w:t>[35]</w:t>
      </w:r>
      <w:r>
        <w:t>，学习率</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3</m:t>
            </m:r>
            <m:ctrlPr>
              <w:rPr>
                <w:rFonts w:ascii="Cambria Math" w:hAnsi="Cambria Math"/>
              </w:rPr>
            </m:ctrlPr>
          </m:sup>
        </m:sSup>
      </m:oMath>
      <w:r>
        <w:t>，样本按8:2随机划分训练集与测试集，种子固定。门控惩罚系数</w:t>
      </w:r>
      <m:oMath>
        <m:r>
          <m:rPr/>
          <w:rPr>
            <w:rFonts w:ascii="Cambria Math" w:hAnsi="Cambria Math"/>
          </w:rPr>
          <m:t>λ</m:t>
        </m:r>
        <m:r>
          <m:rPr>
            <m:sty m:val="p"/>
          </m:rPr>
          <w:rPr>
            <w:rFonts w:ascii="Cambria Math" w:hAnsi="Cambria Math"/>
          </w:rPr>
          <m:t>=</m:t>
        </m:r>
        <m:r>
          <m:rPr/>
          <w:rPr>
            <w:rFonts w:ascii="Cambria Math" w:hAnsi="Cambria Math"/>
          </w:rPr>
          <m:t>0.005</m:t>
        </m:r>
      </m:oMath>
      <w:r>
        <w:t>，因子数</w:t>
      </w:r>
      <m:oMath>
        <m:r>
          <m:rPr/>
          <w:rPr>
            <w:rFonts w:ascii="Cambria Math" w:hAnsi="Cambria Math"/>
          </w:rPr>
          <m:t>D</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3</m:t>
        </m:r>
      </m:oMath>
      <w:r>
        <w:t>，活跃阈值取0.01。处置实验中，加噪比例</w:t>
      </w:r>
      <m:oMath>
        <m:r>
          <m:rPr/>
          <w:rPr>
            <w:rFonts w:ascii="Cambria Math" w:hAnsi="Cambria Math"/>
          </w:rPr>
          <m:t>r</m:t>
        </m:r>
        <m:r>
          <m:rPr>
            <m:sty m:val="p"/>
          </m:rPr>
          <w:rPr>
            <w:rFonts w:ascii="Cambria Math" w:hAnsi="Cambria Math"/>
          </w:rPr>
          <m:t>=</m:t>
        </m:r>
        <m:r>
          <m:rPr/>
          <w:rPr>
            <w:rFonts w:ascii="Cambria Math" w:hAnsi="Cambria Math"/>
          </w:rPr>
          <m:t>0.2</m:t>
        </m:r>
      </m:oMath>
      <w:r>
        <w:t>，量化档数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10</m:t>
        </m:r>
      </m:oMath>
      <w:r>
        <w:t>，聚合时长</w:t>
      </w:r>
      <m:oMath>
        <m:r>
          <m:rPr/>
          <w:rPr>
            <w:rFonts w:ascii="Cambria Math" w:hAnsi="Cambria Math"/>
          </w:rPr>
          <m:t>h</m:t>
        </m:r>
        <m:r>
          <m:rPr>
            <m:sty m:val="p"/>
          </m:rPr>
          <w:rPr>
            <w:rFonts w:ascii="Cambria Math" w:hAnsi="Cambria Math"/>
          </w:rPr>
          <m:t>=</m:t>
        </m:r>
        <m:r>
          <m:rPr/>
          <w:rPr>
            <w:rFonts w:ascii="Cambria Math" w:hAnsi="Cambria Math"/>
          </w:rPr>
          <m:t>6</m:t>
        </m:r>
      </m:oMath>
      <w:r>
        <w:t>小时；处置强度以说明机制为目的设定，未做针对性调参。所有对比方法使用相同的候选池、数据划分与评估流程。</w:t>
      </w:r>
    </w:p>
    <w:p w14:paraId="42ED0EB9">
      <w:pPr>
        <w:pStyle w:val="4"/>
        <w:widowControl w:val="0"/>
      </w:pPr>
      <w:r>
        <w:t>规则公式与近似关系的剥离结果</w:t>
      </w:r>
    </w:p>
    <w:p w14:paraId="1B5AA3CE">
      <w:pPr>
        <w:pStyle w:val="3"/>
      </w:pPr>
      <w:r>
        <w:t>PJM数据中，第一步剔除的已知公式包括净交换账目关系（净实际交换功率等于计划交换与非计划交换之差）、日前电价三分量分解等；第二步继续发现的代表性近似关系见表1。其中净实际交换功率与总发电量、计量负荷的关系即功率守恒的统计形式，回归系数接近</w:t>
      </w:r>
      <m:oMath>
        <m:r>
          <m:rPr>
            <m:sty m:val="p"/>
          </m:rPr>
          <w:rPr>
            <w:rFonts w:ascii="Cambria Math" w:hAnsi="Cambria Math"/>
          </w:rPr>
          <m:t>±</m:t>
        </m:r>
        <m:r>
          <m:rPr/>
          <w:rPr>
            <w:rFonts w:ascii="Cambria Math" w:hAnsi="Cambria Math"/>
          </w:rPr>
          <m:t>1</m:t>
        </m:r>
      </m:oMath>
      <w:r>
        <w:t>；两类阻塞价均可由对应的能量价格与总电价组合高精度拟合，是电价分量口径不完全对外公布时留下的还原路径。这些关系未见于任何数据文档，若不剥离，后续模型的推断能力将被其主导，掩盖隐性推断。12个目标中，第二步对总发电量与计量负荷分别再剥离5层和6层近似关系，其余目标未发现新的关系；剥离后各目标的线性还原</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从0.22到0.95不等，剩余可推断性差异较大。</w:t>
      </w:r>
    </w:p>
    <w:p w14:paraId="7F4ACC15">
      <w:pPr>
        <w:pStyle w:val="55"/>
      </w:pPr>
      <w:r>
        <w:t>表1　PJM 数据中发现的代表性近似关系</w:t>
      </w:r>
    </w:p>
    <w:p w14:paraId="73842EF2">
      <w:pPr>
        <w:pStyle w:val="47"/>
        <w:widowControl w:val="0"/>
      </w:pPr>
      <w:r>
        <w:t>Tab. 1  Representative approximate relations discovered in PJM data</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8"/>
        <w:gridCol w:w="2268"/>
        <w:gridCol w:w="899"/>
      </w:tblGrid>
      <w:tr w14:paraId="2E2979B3">
        <w:trPr>
          <w:jc w:val="center"/>
        </w:trPr>
        <w:tc>
          <w:tcPr>
            <w:tcW w:w="1368" w:type="dxa"/>
            <w:tcBorders>
              <w:bottom w:val="single" w:color="auto" w:sz="8" w:space="0"/>
              <w:insideH w:val="single" w:sz="8" w:space="0"/>
            </w:tcBorders>
            <w:vAlign w:val="center"/>
          </w:tcPr>
          <w:p w14:paraId="3109FAB8">
            <w:pPr>
              <w:pStyle w:val="56"/>
              <w:jc w:val="left"/>
            </w:pPr>
            <w:r>
              <w:t>目标字段</w:t>
            </w:r>
          </w:p>
        </w:tc>
        <w:tc>
          <w:tcPr>
            <w:tcW w:w="2268" w:type="dxa"/>
            <w:tcBorders>
              <w:bottom w:val="single" w:color="auto" w:sz="8" w:space="0"/>
              <w:insideH w:val="single" w:sz="8" w:space="0"/>
            </w:tcBorders>
            <w:vAlign w:val="center"/>
          </w:tcPr>
          <w:p w14:paraId="66E4219C">
            <w:pPr>
              <w:pStyle w:val="56"/>
            </w:pPr>
            <w:r>
              <w:t>拟合关系</w:t>
            </w:r>
          </w:p>
        </w:tc>
        <w:tc>
          <w:tcPr>
            <w:tcW w:w="899" w:type="dxa"/>
            <w:tcBorders>
              <w:bottom w:val="single" w:color="auto" w:sz="8" w:space="0"/>
              <w:insideH w:val="single" w:sz="8" w:space="0"/>
            </w:tcBorders>
            <w:vAlign w:val="center"/>
          </w:tcPr>
          <w:p w14:paraId="58EA436C">
            <w:pPr>
              <w:pStyle w:val="56"/>
            </w:pPr>
            <w:r>
              <w:t>相对残差</w:t>
            </w:r>
          </w:p>
        </w:tc>
      </w:tr>
      <w:tr w14:paraId="24831B8F">
        <w:trPr>
          <w:jc w:val="center"/>
        </w:trPr>
        <w:tc>
          <w:tcPr>
            <w:tcW w:w="1368" w:type="dxa"/>
            <w:vAlign w:val="center"/>
          </w:tcPr>
          <w:p w14:paraId="082E9E59">
            <w:pPr>
              <w:pStyle w:val="56"/>
              <w:jc w:val="left"/>
            </w:pPr>
            <w:r>
              <w:t>实时阻塞价</w:t>
            </w:r>
          </w:p>
        </w:tc>
        <w:tc>
          <w:tcPr>
            <w:tcW w:w="2268" w:type="dxa"/>
            <w:vAlign w:val="center"/>
          </w:tcPr>
          <w:p w14:paraId="7F7D7965">
            <w:pPr>
              <w:pStyle w:val="56"/>
            </w:pPr>
            <w:r>
              <w:t>-1.001</w:t>
            </w:r>
            <m:oMath>
              <m:r>
                <m:rPr>
                  <m:sty m:val="p"/>
                </m:rPr>
                <w:rPr>
                  <w:rFonts w:ascii="Cambria Math" w:hAnsi="Cambria Math"/>
                </w:rPr>
                <m:t>×</m:t>
              </m:r>
            </m:oMath>
            <w:r>
              <w:t>实时能量价格+1.000</w:t>
            </w:r>
            <m:oMath>
              <m:r>
                <m:rPr>
                  <m:sty m:val="p"/>
                </m:rPr>
                <w:rPr>
                  <w:rFonts w:ascii="Cambria Math" w:hAnsi="Cambria Math"/>
                </w:rPr>
                <m:t>×</m:t>
              </m:r>
            </m:oMath>
            <w:r>
              <w:t>实时总电价+0.005</w:t>
            </w:r>
          </w:p>
        </w:tc>
        <w:tc>
          <w:tcPr>
            <w:tcW w:w="899" w:type="dxa"/>
            <w:vAlign w:val="center"/>
          </w:tcPr>
          <w:p w14:paraId="0BA71952">
            <w:pPr>
              <w:pStyle w:val="56"/>
            </w:pPr>
            <m:oMathPara>
              <m:oMath>
                <m:r>
                  <m:rPr/>
                  <w:rPr>
                    <w:rFonts w:ascii="Cambria Math" w:hAnsi="Cambria Math"/>
                  </w:rPr>
                  <m:t>5.8</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2C17E5F8">
        <w:trPr>
          <w:jc w:val="center"/>
        </w:trPr>
        <w:tc>
          <w:tcPr>
            <w:tcW w:w="1368" w:type="dxa"/>
            <w:vAlign w:val="center"/>
          </w:tcPr>
          <w:p w14:paraId="54C4FC56">
            <w:pPr>
              <w:pStyle w:val="56"/>
              <w:jc w:val="left"/>
            </w:pPr>
            <w:r>
              <w:t>日前阻塞价</w:t>
            </w:r>
          </w:p>
        </w:tc>
        <w:tc>
          <w:tcPr>
            <w:tcW w:w="2268" w:type="dxa"/>
            <w:vAlign w:val="center"/>
          </w:tcPr>
          <w:p w14:paraId="241162B5">
            <w:pPr>
              <w:pStyle w:val="56"/>
            </w:pPr>
            <w:r>
              <w:t>-0.993</w:t>
            </w:r>
            <m:oMath>
              <m:r>
                <m:rPr>
                  <m:sty m:val="p"/>
                </m:rPr>
                <w:rPr>
                  <w:rFonts w:ascii="Cambria Math" w:hAnsi="Cambria Math"/>
                </w:rPr>
                <m:t>×</m:t>
              </m:r>
            </m:oMath>
            <w:r>
              <w:t>日前能量价格+0.981</w:t>
            </w:r>
            <m:oMath>
              <m:r>
                <m:rPr>
                  <m:sty m:val="p"/>
                </m:rPr>
                <w:rPr>
                  <w:rFonts w:ascii="Cambria Math" w:hAnsi="Cambria Math"/>
                </w:rPr>
                <m:t>×</m:t>
              </m:r>
            </m:oMath>
            <w:r>
              <w:t>日前总电价+0.297</w:t>
            </w:r>
          </w:p>
        </w:tc>
        <w:tc>
          <w:tcPr>
            <w:tcW w:w="899" w:type="dxa"/>
            <w:vAlign w:val="center"/>
          </w:tcPr>
          <w:p w14:paraId="4A049012">
            <w:pPr>
              <w:pStyle w:val="56"/>
            </w:pPr>
            <m:oMathPara>
              <m:oMath>
                <m:r>
                  <m:rPr/>
                  <w:rPr>
                    <w:rFonts w:ascii="Cambria Math" w:hAnsi="Cambria Math"/>
                  </w:rPr>
                  <m:t>6.5</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5E85F01E">
        <w:trPr>
          <w:jc w:val="center"/>
        </w:trPr>
        <w:tc>
          <w:tcPr>
            <w:tcW w:w="1368" w:type="dxa"/>
            <w:vAlign w:val="center"/>
          </w:tcPr>
          <w:p w14:paraId="2BDE365C">
            <w:pPr>
              <w:pStyle w:val="56"/>
              <w:jc w:val="left"/>
            </w:pPr>
            <w:r>
              <w:t>净实际交换功率</w:t>
            </w:r>
          </w:p>
        </w:tc>
        <w:tc>
          <w:tcPr>
            <w:tcW w:w="2268" w:type="dxa"/>
            <w:vAlign w:val="center"/>
          </w:tcPr>
          <w:p w14:paraId="06D8240B">
            <w:pPr>
              <w:pStyle w:val="56"/>
            </w:pPr>
            <w:r>
              <w:t>1.001</w:t>
            </w:r>
            <m:oMath>
              <m:r>
                <m:rPr>
                  <m:sty m:val="p"/>
                </m:rPr>
                <w:rPr>
                  <w:rFonts w:ascii="Cambria Math" w:hAnsi="Cambria Math"/>
                </w:rPr>
                <m:t>×</m:t>
              </m:r>
            </m:oMath>
            <w:r>
              <w:t>净计划交换功率+34.04</w:t>
            </w:r>
          </w:p>
        </w:tc>
        <w:tc>
          <w:tcPr>
            <w:tcW w:w="899" w:type="dxa"/>
            <w:vAlign w:val="center"/>
          </w:tcPr>
          <w:p w14:paraId="2CEB6B73">
            <w:pPr>
              <w:pStyle w:val="56"/>
            </w:pPr>
            <m:oMathPara>
              <m:oMath>
                <m:r>
                  <m:rPr/>
                  <w:rPr>
                    <w:rFonts w:ascii="Cambria Math" w:hAnsi="Cambria Math"/>
                  </w:rPr>
                  <m:t>3.6</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r w14:paraId="562A1B8D">
        <w:trPr>
          <w:jc w:val="center"/>
        </w:trPr>
        <w:tc>
          <w:tcPr>
            <w:tcW w:w="1368" w:type="dxa"/>
            <w:vAlign w:val="center"/>
          </w:tcPr>
          <w:p w14:paraId="5359AAD4">
            <w:pPr>
              <w:pStyle w:val="56"/>
              <w:jc w:val="left"/>
            </w:pPr>
            <w:r>
              <w:t>净实际交换功率</w:t>
            </w:r>
          </w:p>
        </w:tc>
        <w:tc>
          <w:tcPr>
            <w:tcW w:w="2268" w:type="dxa"/>
            <w:vAlign w:val="center"/>
          </w:tcPr>
          <w:p w14:paraId="31FB717D">
            <w:pPr>
              <w:pStyle w:val="56"/>
            </w:pPr>
            <w:r>
              <w:t>-0.998</w:t>
            </w:r>
            <m:oMath>
              <m:r>
                <m:rPr>
                  <m:sty m:val="p"/>
                </m:rPr>
                <w:rPr>
                  <w:rFonts w:ascii="Cambria Math" w:hAnsi="Cambria Math"/>
                </w:rPr>
                <m:t>×</m:t>
              </m:r>
            </m:oMath>
            <w:r>
              <w:t>总发电量+0.998</w:t>
            </w:r>
            <m:oMath>
              <m:r>
                <m:rPr>
                  <m:sty m:val="p"/>
                </m:rPr>
                <w:rPr>
                  <w:rFonts w:ascii="Cambria Math" w:hAnsi="Cambria Math"/>
                </w:rPr>
                <m:t>×</m:t>
              </m:r>
            </m:oMath>
            <w:r>
              <w:t>计量负荷-41.06</w:t>
            </w:r>
          </w:p>
        </w:tc>
        <w:tc>
          <w:tcPr>
            <w:tcW w:w="899" w:type="dxa"/>
            <w:vAlign w:val="center"/>
          </w:tcPr>
          <w:p w14:paraId="163DA686">
            <w:pPr>
              <w:pStyle w:val="56"/>
            </w:pPr>
            <m:oMathPara>
              <m:oMath>
                <m:r>
                  <m:rPr/>
                  <w:rPr>
                    <w:rFonts w:ascii="Cambria Math" w:hAnsi="Cambria Math"/>
                  </w:rPr>
                  <m:t>2.5</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m:oMathPara>
          </w:p>
        </w:tc>
      </w:tr>
    </w:tbl>
    <w:p w14:paraId="286FC4E5">
      <w:pPr>
        <w:pStyle w:val="3"/>
      </w:pPr>
      <w:r>
        <w:t>表2给出RTS-GMLC的剥离结果。三类目标形态不同。节点电压相角不是任何公开汇总量的组成部分，也不存在满足判定的近似关系，其推断风险全部来自隐性推断——这类目标无法通过核对公式发现风险。线路负载率为跨区联络线的潮流指标，在剔除三个区域净送出字段后不再存在近似关系。机组121核电出力在剔除其参与求和的四个层级汇总量之后，线性还原</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仍达1.0000；第二步继续逐层剥离14层，每层剥离的关系本质上是分区功率平衡的间接表达——核电出力约等于本区域负荷减去其余燃料出力之和，回归系数接近</w:t>
      </w:r>
      <m:oMath>
        <m:r>
          <m:rPr>
            <m:sty m:val="p"/>
          </m:rPr>
          <w:rPr>
            <w:rFonts w:ascii="Cambria Math" w:hAnsi="Cambria Math"/>
          </w:rPr>
          <m:t>±</m:t>
        </m:r>
        <m:r>
          <m:rPr/>
          <w:rPr>
            <w:rFonts w:ascii="Cambria Math" w:hAnsi="Cambria Math"/>
          </w:rPr>
          <m:t>1</m:t>
        </m:r>
      </m:oMath>
      <w:r>
        <w:t>，只是随已剥字段的不同而由不同的等价组合承载。14层全部剥完后残差才超出判定门槛，说明仅维护一张已知公式清单不足以清除全部确定性路径。</w:t>
      </w:r>
    </w:p>
    <w:p w14:paraId="62E14268">
      <w:pPr>
        <w:pStyle w:val="55"/>
        <w:spacing w:before="40"/>
      </w:pPr>
      <w:r>
        <w:t>表2　RTS-GMLC 上的剥离结果</w:t>
      </w:r>
    </w:p>
    <w:p w14:paraId="76BD78FA">
      <w:pPr>
        <w:pStyle w:val="47"/>
        <w:widowControl w:val="0"/>
        <w:spacing w:after="0"/>
      </w:pPr>
      <w:r>
        <w:t>Tab. 2  Stripping results on RTS-GMLC</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737"/>
        <w:gridCol w:w="907"/>
        <w:gridCol w:w="907"/>
        <w:gridCol w:w="680"/>
      </w:tblGrid>
      <w:tr w14:paraId="53FD3FCE">
        <w:trPr>
          <w:jc w:val="center"/>
        </w:trPr>
        <w:tc>
          <w:tcPr>
            <w:tcW w:w="1701" w:type="dxa"/>
            <w:tcBorders>
              <w:bottom w:val="single" w:color="auto" w:sz="8" w:space="0"/>
              <w:insideH w:val="single" w:sz="8" w:space="0"/>
            </w:tcBorders>
            <w:vAlign w:val="center"/>
          </w:tcPr>
          <w:p w14:paraId="5DD70FEC">
            <w:pPr>
              <w:pStyle w:val="56"/>
            </w:pPr>
            <w:r>
              <w:t>目标类别</w:t>
            </w:r>
          </w:p>
        </w:tc>
        <w:tc>
          <w:tcPr>
            <w:tcW w:w="737" w:type="dxa"/>
            <w:tcBorders>
              <w:bottom w:val="single" w:color="auto" w:sz="8" w:space="0"/>
              <w:insideH w:val="single" w:sz="8" w:space="0"/>
            </w:tcBorders>
            <w:vAlign w:val="center"/>
          </w:tcPr>
          <w:p w14:paraId="1E8AA960">
            <w:pPr>
              <w:pStyle w:val="56"/>
            </w:pPr>
            <w:r>
              <w:t>起点</w:t>
            </w:r>
          </w:p>
        </w:tc>
        <w:tc>
          <w:tcPr>
            <w:tcW w:w="907" w:type="dxa"/>
            <w:tcBorders>
              <w:bottom w:val="single" w:color="auto" w:sz="8" w:space="0"/>
              <w:insideH w:val="single" w:sz="8" w:space="0"/>
            </w:tcBorders>
            <w:vAlign w:val="center"/>
          </w:tcPr>
          <w:p w14:paraId="48909D25">
            <w:pPr>
              <w:pStyle w:val="56"/>
            </w:pPr>
            <w:r>
              <w:t>已知公式</w:t>
            </w:r>
          </w:p>
        </w:tc>
        <w:tc>
          <w:tcPr>
            <w:tcW w:w="907" w:type="dxa"/>
            <w:tcBorders>
              <w:bottom w:val="single" w:color="auto" w:sz="8" w:space="0"/>
              <w:insideH w:val="single" w:sz="8" w:space="0"/>
            </w:tcBorders>
            <w:vAlign w:val="center"/>
          </w:tcPr>
          <w:p w14:paraId="6EE9630A">
            <w:pPr>
              <w:pStyle w:val="56"/>
            </w:pPr>
            <w:r>
              <w:t>近似关系</w:t>
            </w:r>
          </w:p>
        </w:tc>
        <w:tc>
          <w:tcPr>
            <w:tcW w:w="680" w:type="dxa"/>
            <w:tcBorders>
              <w:bottom w:val="single" w:color="auto" w:sz="8" w:space="0"/>
              <w:insideH w:val="single" w:sz="8" w:space="0"/>
            </w:tcBorders>
            <w:vAlign w:val="center"/>
          </w:tcPr>
          <w:p w14:paraId="0A89653B">
            <w:pPr>
              <w:pStyle w:val="56"/>
            </w:pPr>
            <w:r>
              <w:t>剩余</w:t>
            </w:r>
          </w:p>
        </w:tc>
      </w:tr>
      <w:tr w14:paraId="6C7F3A07">
        <w:trPr>
          <w:jc w:val="center"/>
        </w:trPr>
        <w:tc>
          <w:tcPr>
            <w:tcW w:w="1701" w:type="dxa"/>
            <w:vAlign w:val="center"/>
          </w:tcPr>
          <w:p w14:paraId="3585A498">
            <w:pPr>
              <w:pStyle w:val="56"/>
            </w:pPr>
            <w:r>
              <w:t>节点电压相角（3 个）</w:t>
            </w:r>
          </w:p>
        </w:tc>
        <w:tc>
          <w:tcPr>
            <w:tcW w:w="737" w:type="dxa"/>
            <w:vAlign w:val="center"/>
          </w:tcPr>
          <w:p w14:paraId="63081E21">
            <w:pPr>
              <w:pStyle w:val="56"/>
            </w:pPr>
            <w:r>
              <w:t>46</w:t>
            </w:r>
          </w:p>
        </w:tc>
        <w:tc>
          <w:tcPr>
            <w:tcW w:w="907" w:type="dxa"/>
            <w:vAlign w:val="center"/>
          </w:tcPr>
          <w:p w14:paraId="4978B9B2">
            <w:pPr>
              <w:pStyle w:val="56"/>
            </w:pPr>
            <w:r>
              <w:t>0</w:t>
            </w:r>
          </w:p>
        </w:tc>
        <w:tc>
          <w:tcPr>
            <w:tcW w:w="907" w:type="dxa"/>
            <w:vAlign w:val="center"/>
          </w:tcPr>
          <w:p w14:paraId="3778B61C">
            <w:pPr>
              <w:pStyle w:val="56"/>
            </w:pPr>
            <w:r>
              <w:t>0</w:t>
            </w:r>
          </w:p>
        </w:tc>
        <w:tc>
          <w:tcPr>
            <w:tcW w:w="680" w:type="dxa"/>
            <w:vAlign w:val="center"/>
          </w:tcPr>
          <w:p w14:paraId="2CEF1ED9">
            <w:pPr>
              <w:pStyle w:val="56"/>
            </w:pPr>
            <w:r>
              <w:t>46</w:t>
            </w:r>
          </w:p>
        </w:tc>
      </w:tr>
      <w:tr w14:paraId="23E5E71D">
        <w:trPr>
          <w:jc w:val="center"/>
        </w:trPr>
        <w:tc>
          <w:tcPr>
            <w:tcW w:w="1701" w:type="dxa"/>
            <w:vAlign w:val="center"/>
          </w:tcPr>
          <w:p w14:paraId="67E21E85">
            <w:pPr>
              <w:pStyle w:val="56"/>
            </w:pPr>
            <w:r>
              <w:t>线路负载率（5 个）</w:t>
            </w:r>
          </w:p>
        </w:tc>
        <w:tc>
          <w:tcPr>
            <w:tcW w:w="737" w:type="dxa"/>
            <w:vAlign w:val="center"/>
          </w:tcPr>
          <w:p w14:paraId="68B9B772">
            <w:pPr>
              <w:pStyle w:val="56"/>
            </w:pPr>
            <w:r>
              <w:t>46</w:t>
            </w:r>
          </w:p>
        </w:tc>
        <w:tc>
          <w:tcPr>
            <w:tcW w:w="907" w:type="dxa"/>
            <w:vAlign w:val="center"/>
          </w:tcPr>
          <w:p w14:paraId="37BF762B">
            <w:pPr>
              <w:pStyle w:val="56"/>
            </w:pPr>
            <w:r>
              <w:t>3</w:t>
            </w:r>
          </w:p>
        </w:tc>
        <w:tc>
          <w:tcPr>
            <w:tcW w:w="907" w:type="dxa"/>
            <w:vAlign w:val="center"/>
          </w:tcPr>
          <w:p w14:paraId="47251CB9">
            <w:pPr>
              <w:pStyle w:val="56"/>
            </w:pPr>
            <w:r>
              <w:t>0</w:t>
            </w:r>
          </w:p>
        </w:tc>
        <w:tc>
          <w:tcPr>
            <w:tcW w:w="680" w:type="dxa"/>
            <w:vAlign w:val="center"/>
          </w:tcPr>
          <w:p w14:paraId="75CBBB85">
            <w:pPr>
              <w:pStyle w:val="56"/>
            </w:pPr>
            <w:r>
              <w:t>43</w:t>
            </w:r>
          </w:p>
        </w:tc>
      </w:tr>
      <w:tr w14:paraId="562110E9">
        <w:trPr>
          <w:jc w:val="center"/>
        </w:trPr>
        <w:tc>
          <w:tcPr>
            <w:tcW w:w="1701" w:type="dxa"/>
            <w:vAlign w:val="center"/>
          </w:tcPr>
          <w:p w14:paraId="45DFF882">
            <w:pPr>
              <w:pStyle w:val="56"/>
            </w:pPr>
            <w:r>
              <w:t>机组 121 核电出力</w:t>
            </w:r>
          </w:p>
        </w:tc>
        <w:tc>
          <w:tcPr>
            <w:tcW w:w="737" w:type="dxa"/>
            <w:vAlign w:val="center"/>
          </w:tcPr>
          <w:p w14:paraId="3C4D7D2D">
            <w:pPr>
              <w:pStyle w:val="56"/>
            </w:pPr>
            <w:r>
              <w:t>46</w:t>
            </w:r>
          </w:p>
        </w:tc>
        <w:tc>
          <w:tcPr>
            <w:tcW w:w="907" w:type="dxa"/>
            <w:vAlign w:val="center"/>
          </w:tcPr>
          <w:p w14:paraId="03C7FB0C">
            <w:pPr>
              <w:pStyle w:val="56"/>
            </w:pPr>
            <w:r>
              <w:t>4</w:t>
            </w:r>
          </w:p>
        </w:tc>
        <w:tc>
          <w:tcPr>
            <w:tcW w:w="907" w:type="dxa"/>
            <w:vAlign w:val="center"/>
          </w:tcPr>
          <w:p w14:paraId="29F6AAB7">
            <w:pPr>
              <w:pStyle w:val="56"/>
            </w:pPr>
            <w:r>
              <w:t>14</w:t>
            </w:r>
          </w:p>
        </w:tc>
        <w:tc>
          <w:tcPr>
            <w:tcW w:w="680" w:type="dxa"/>
            <w:vAlign w:val="center"/>
          </w:tcPr>
          <w:p w14:paraId="77000086">
            <w:pPr>
              <w:pStyle w:val="56"/>
            </w:pPr>
            <w:r>
              <w:t>28</w:t>
            </w:r>
          </w:p>
        </w:tc>
      </w:tr>
      <w:tr w14:paraId="7CF06FF0">
        <w:trPr>
          <w:jc w:val="center"/>
        </w:trPr>
        <w:tc>
          <w:tcPr>
            <w:tcW w:w="1701" w:type="dxa"/>
            <w:vAlign w:val="center"/>
          </w:tcPr>
          <w:p w14:paraId="4D929AC7">
            <w:pPr>
              <w:pStyle w:val="56"/>
            </w:pPr>
            <w:r>
              <w:t>其余机组量（3 个）</w:t>
            </w:r>
          </w:p>
        </w:tc>
        <w:tc>
          <w:tcPr>
            <w:tcW w:w="737" w:type="dxa"/>
            <w:vAlign w:val="center"/>
          </w:tcPr>
          <w:p w14:paraId="0C489FDC">
            <w:pPr>
              <w:pStyle w:val="56"/>
            </w:pPr>
            <w:r>
              <w:t>46</w:t>
            </w:r>
          </w:p>
        </w:tc>
        <w:tc>
          <w:tcPr>
            <w:tcW w:w="907" w:type="dxa"/>
            <w:vAlign w:val="center"/>
          </w:tcPr>
          <w:p w14:paraId="59296D0C">
            <w:pPr>
              <w:pStyle w:val="56"/>
            </w:pPr>
            <w:r>
              <w:t>4</w:t>
            </w:r>
          </w:p>
        </w:tc>
        <w:tc>
          <w:tcPr>
            <w:tcW w:w="907" w:type="dxa"/>
            <w:vAlign w:val="center"/>
          </w:tcPr>
          <w:p w14:paraId="2549530E">
            <w:pPr>
              <w:pStyle w:val="56"/>
            </w:pPr>
            <w:r>
              <w:t>0</w:t>
            </w:r>
          </w:p>
        </w:tc>
        <w:tc>
          <w:tcPr>
            <w:tcW w:w="680" w:type="dxa"/>
            <w:vAlign w:val="center"/>
          </w:tcPr>
          <w:p w14:paraId="090416EE">
            <w:pPr>
              <w:pStyle w:val="56"/>
            </w:pPr>
            <w:r>
              <w:t>42</w:t>
            </w:r>
          </w:p>
        </w:tc>
      </w:tr>
    </w:tbl>
    <w:p w14:paraId="2F035555">
      <w:pPr>
        <w:pStyle w:val="4"/>
        <w:widowControl w:val="0"/>
      </w:pPr>
      <w:r>
        <w:t>单目标定位与门控特性</w:t>
      </w:r>
    </w:p>
    <w:p w14:paraId="2DED5D32">
      <w:pPr>
        <w:pStyle w:val="3"/>
      </w:pPr>
      <w:r>
        <w:t>以PJM净实际交换功率为例考察定位过程。将该字段遮蔽为受保护目标，以剥离后的48个候选字段为输入，全量模型的测试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为0.9673。</w:t>
      </w:r>
    </w:p>
    <w:p w14:paraId="061D0D4D">
      <w:pPr>
        <w:pStyle w:val="3"/>
      </w:pPr>
      <w:r>
        <w:t>门控值的演化过程如图3(a)所示：训练开始时全部字段的门控值均为1，随后大部分字段迅速被压低，约75轮后已有多数字段落到</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7</m:t>
            </m:r>
            <m:ctrlPr>
              <w:rPr>
                <w:rFonts w:ascii="Cambria Math" w:hAnsi="Cambria Math"/>
              </w:rPr>
            </m:ctrlPr>
          </m:sup>
        </m:sSup>
      </m:oMath>
      <w:r>
        <w:t>以下并继续趋向精确零；保留下来的字段则稳定在</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2</m:t>
            </m:r>
            <m:ctrlPr>
              <w:rPr>
                <w:rFonts w:ascii="Cambria Math" w:hAnsi="Cambria Math"/>
              </w:rPr>
            </m:ctrlPr>
          </m:sup>
        </m:sSup>
      </m:oMath>
      <w:r>
        <w:t>以上，二者之间形成清晰断崖。图3(b)给出选中字段数随活跃阈值的变化：48个候选中有35个的门控值被精确压至零，其余13个非零，活跃阈值在</w:t>
      </w:r>
      <m:oMath>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13</m:t>
            </m:r>
            <m:ctrlPr>
              <w:rPr>
                <w:rFonts w:ascii="Cambria Math" w:hAnsi="Cambria Math"/>
              </w:rPr>
            </m:ctrlPr>
          </m:sup>
        </m:sSup>
      </m:oMath>
      <w:r>
        <w:t>至</w:t>
      </w:r>
      <m:oMath>
        <m:r>
          <m:rPr/>
          <w:rPr>
            <w:rFonts w:ascii="Cambria Math" w:hAnsi="Cambria Math"/>
          </w:rPr>
          <m:t>6</m:t>
        </m:r>
        <m:r>
          <m:rPr>
            <m:sty m:val="p"/>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m:sty m:val="p"/>
              </m:rPr>
              <w:rPr>
                <w:rFonts w:ascii="Cambria Math" w:hAnsi="Cambria Math"/>
              </w:rPr>
              <m:t>−</m:t>
            </m:r>
            <m:r>
              <m:rPr/>
              <w:rPr>
                <w:rFonts w:ascii="Cambria Math" w:hAnsi="Cambria Math"/>
              </w:rPr>
              <m:t>3</m:t>
            </m:r>
            <m:ctrlPr>
              <w:rPr>
                <w:rFonts w:ascii="Cambria Math" w:hAnsi="Cambria Math"/>
              </w:rPr>
            </m:ctrlPr>
          </m:sup>
        </m:sSup>
      </m:oMath>
      <w:r>
        <w:t>之间任意取值均得到同样的13个字段，跨度超过10个数量级；本文取0.01时进一步收缩为11个。字段的主要取舍由模型自身完成，阈值的选取只影响边际字段的保留与否。</w:t>
      </w:r>
    </w:p>
    <w:p w14:paraId="2393F70D">
      <w:pPr>
        <w:jc w:val="center"/>
      </w:pPr>
      <w:r>
        <w:drawing>
          <wp:inline distT="0" distB="0" distL="0" distR="0">
            <wp:extent cx="2146300" cy="106553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2154001" cy="1069284"/>
                    </a:xfrm>
                    <a:prstGeom prst="rect">
                      <a:avLst/>
                    </a:prstGeom>
                  </pic:spPr>
                </pic:pic>
              </a:graphicData>
            </a:graphic>
          </wp:inline>
        </w:drawing>
      </w:r>
    </w:p>
    <w:p w14:paraId="7E796A69">
      <w:pPr>
        <w:spacing w:line="240" w:lineRule="auto"/>
        <w:jc w:val="center"/>
      </w:pPr>
      <w:r>
        <w:rPr>
          <w:sz w:val="15"/>
        </w:rPr>
        <w:t>(a) 门控值随训练轮次的演化</w:t>
      </w:r>
    </w:p>
    <w:p w14:paraId="12F4434C">
      <w:pPr>
        <w:jc w:val="center"/>
      </w:pPr>
      <w:r>
        <w:drawing>
          <wp:inline distT="0" distB="0" distL="0" distR="0">
            <wp:extent cx="2879725" cy="1112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2880000" cy="1112994"/>
                    </a:xfrm>
                    <a:prstGeom prst="rect">
                      <a:avLst/>
                    </a:prstGeom>
                  </pic:spPr>
                </pic:pic>
              </a:graphicData>
            </a:graphic>
          </wp:inline>
        </w:drawing>
      </w:r>
    </w:p>
    <w:p w14:paraId="3FC6658B">
      <w:pPr>
        <w:spacing w:line="240" w:lineRule="auto"/>
        <w:jc w:val="center"/>
      </w:pPr>
      <w:r>
        <w:rPr>
          <w:sz w:val="15"/>
        </w:rPr>
        <w:t>(b) 选中字段数随活跃阈值的变化</w:t>
      </w:r>
    </w:p>
    <w:p w14:paraId="39326268">
      <w:pPr>
        <w:pStyle w:val="55"/>
      </w:pPr>
      <w:r>
        <w:t>图3　净实际交换功率的门控值演化与阈值敏感性</w:t>
      </w:r>
    </w:p>
    <w:p w14:paraId="5CF6129C">
      <w:pPr>
        <w:pStyle w:val="47"/>
        <w:widowControl w:val="0"/>
      </w:pPr>
      <w:r>
        <w:t>Fig. 3  Gate evolution and threshold sensitivity for net actual interchange</w:t>
      </w:r>
    </w:p>
    <w:p w14:paraId="6734DAEA">
      <w:pPr>
        <w:pStyle w:val="3"/>
      </w:pPr>
      <w:r>
        <w:t>在选中的11个字段上重新训练普通网络，测试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为0.9605，与全量模型的0.9673仅相差0.0068，而字段数仅为原来的23%。这11个字段包括预估小时负荷、总计划交换功率与多类分燃料出力，与交换功率由区域供需差额决定的物理认识一致，定位结果具有可解释的业务含义。</w:t>
      </w:r>
    </w:p>
    <w:p w14:paraId="71BF2097">
      <w:pPr>
        <w:pStyle w:val="4"/>
        <w:widowControl w:val="0"/>
      </w:pPr>
      <w:r>
        <w:t>多目标定位结果与方法对比</w:t>
      </w:r>
    </w:p>
    <w:p w14:paraId="4C523C0A">
      <w:pPr>
        <w:pStyle w:val="3"/>
      </w:pPr>
      <w:r>
        <w:t>为验证定位结果确实抓住了承载推断能力的字段，将两个数据集各12个目标的三种情形并列比较：使用全部候选字段、仅使用门控选中的字段、仅使用其余未选中的字段，结果如图4所示。PJM上，12个目标平均而言，选中字段（平均13.1个，占候选28.3%）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达到0.8512，与使用全部46.2个字段的0.8438相当；而其余未选中的33.1个字段仅达到0.4220，平均低0.43。差距在交换功率类目标上尤为显著：净计划交换功率为0.9592对0.2487，净实际交换功率为0.9605对0.3230。这表明门控并非简单地按数量压缩字段，而是识别出了承载主要推断路径的那一部分。</w:t>
      </w:r>
    </w:p>
    <w:p w14:paraId="09D616CA">
      <w:pPr>
        <w:pStyle w:val="3"/>
      </w:pPr>
      <w:r>
        <w:t>RTS-GMLC上，选中字段（平均8.0个，占候选18.9%）的测试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达到0.9743，与全部42.2个候选的0.9837相当，而其余未选中的34.2个字段仅达0.5839，平均低0.39，推断能力同样集中于定位出的少数字段。</w:t>
      </w:r>
    </w:p>
    <w:p w14:paraId="7534FDF9">
      <w:pPr>
        <w:pStyle w:val="3"/>
      </w:pPr>
      <w:r>
        <w:t>进一步在同预算下与现有方法比较，包括STG、LassoNet、XGBoost、Lasso与相关系数排序（Pearson）：先由本文方法给出每个目标的字段数</w:t>
      </w:r>
      <m:oMath>
        <m:r>
          <m:rPr/>
          <w:rPr>
            <w:rFonts w:ascii="Cambria Math" w:hAnsi="Cambria Math"/>
          </w:rPr>
          <m:t>n</m:t>
        </m:r>
      </m:oMath>
      <w:r>
        <w:t>，其余方法按各自的重要性排序取前</w:t>
      </w:r>
      <m:oMath>
        <m:r>
          <m:rPr/>
          <w:rPr>
            <w:rFonts w:ascii="Cambria Math" w:hAnsi="Cambria Math"/>
          </w:rPr>
          <m:t>n</m:t>
        </m:r>
      </m:oMath>
      <w:r>
        <w:t>个，再统一用同一普通网络训练评估。逐目标结果如图5所示。</w:t>
      </w:r>
    </w:p>
    <w:p w14:paraId="0D003B50">
      <w:pPr>
        <w:sectPr>
          <w:headerReference r:id="rId6"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4706"/>
        <w:gridCol w:w="4706"/>
      </w:tblGrid>
      <w:tr w14:paraId="6D5AB240">
        <w:trPr>
          <w:jc w:val="center"/>
        </w:trPr>
        <w:tc>
          <w:tcPr>
            <w:tcW w:w="4706" w:type="dxa"/>
            <w:tcBorders>
              <w:top w:val="nil"/>
              <w:left w:val="nil"/>
              <w:bottom w:val="nil"/>
              <w:right w:val="nil"/>
            </w:tcBorders>
          </w:tcPr>
          <w:p w14:paraId="5CF0174B">
            <w:pPr>
              <w:spacing w:before="158" w:beforeLines="50"/>
              <w:jc w:val="center"/>
            </w:pPr>
            <w:r>
              <w:drawing>
                <wp:inline distT="0" distB="0" distL="0" distR="0">
                  <wp:extent cx="2898140" cy="152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2898360" cy="1524112"/>
                          </a:xfrm>
                          <a:prstGeom prst="rect">
                            <a:avLst/>
                          </a:prstGeom>
                        </pic:spPr>
                      </pic:pic>
                    </a:graphicData>
                  </a:graphic>
                </wp:inline>
              </w:drawing>
            </w:r>
          </w:p>
        </w:tc>
        <w:tc>
          <w:tcPr>
            <w:tcW w:w="4706" w:type="dxa"/>
            <w:tcBorders>
              <w:top w:val="nil"/>
              <w:left w:val="nil"/>
              <w:bottom w:val="nil"/>
              <w:right w:val="nil"/>
            </w:tcBorders>
          </w:tcPr>
          <w:p w14:paraId="01BA9109">
            <w:pPr>
              <w:spacing w:before="158" w:beforeLines="50"/>
              <w:jc w:val="center"/>
            </w:pPr>
            <w:r>
              <w:drawing>
                <wp:inline distT="0" distB="0" distL="0" distR="0">
                  <wp:extent cx="2898140" cy="1525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2898360" cy="1525610"/>
                          </a:xfrm>
                          <a:prstGeom prst="rect">
                            <a:avLst/>
                          </a:prstGeom>
                        </pic:spPr>
                      </pic:pic>
                    </a:graphicData>
                  </a:graphic>
                </wp:inline>
              </w:drawing>
            </w:r>
          </w:p>
        </w:tc>
      </w:tr>
      <w:tr w14:paraId="20231839">
        <w:trPr>
          <w:jc w:val="center"/>
        </w:trPr>
        <w:tc>
          <w:tcPr>
            <w:tcW w:w="4706" w:type="dxa"/>
            <w:tcBorders>
              <w:top w:val="nil"/>
              <w:left w:val="nil"/>
              <w:bottom w:val="nil"/>
              <w:right w:val="nil"/>
            </w:tcBorders>
          </w:tcPr>
          <w:p w14:paraId="4B7532FE">
            <w:pPr>
              <w:jc w:val="center"/>
              <w:rPr>
                <w:sz w:val="15"/>
              </w:rPr>
            </w:pPr>
            <w:r>
              <w:rPr>
                <w:sz w:val="15"/>
              </w:rPr>
              <w:t>(a) PJM</w:t>
            </w:r>
          </w:p>
        </w:tc>
        <w:tc>
          <w:tcPr>
            <w:tcW w:w="4706" w:type="dxa"/>
            <w:tcBorders>
              <w:top w:val="nil"/>
              <w:left w:val="nil"/>
              <w:bottom w:val="nil"/>
              <w:right w:val="nil"/>
            </w:tcBorders>
          </w:tcPr>
          <w:p w14:paraId="6A3220D9">
            <w:pPr>
              <w:jc w:val="center"/>
              <w:rPr>
                <w:sz w:val="15"/>
              </w:rPr>
            </w:pPr>
            <w:r>
              <w:rPr>
                <w:sz w:val="15"/>
              </w:rPr>
              <w:t>(b) RTS-GMLC</w:t>
            </w:r>
          </w:p>
        </w:tc>
      </w:tr>
    </w:tbl>
    <w:p w14:paraId="7D65120D">
      <w:pPr>
        <w:pStyle w:val="55"/>
      </w:pPr>
      <w:r>
        <w:t>图4　全部字段、选中字段与未选中字段的还原精度对比</w:t>
      </w:r>
    </w:p>
    <w:p w14:paraId="29728AA3">
      <w:pPr>
        <w:pStyle w:val="47"/>
        <w:widowControl w:val="0"/>
      </w:pPr>
      <w:r>
        <w:t>Fig. 4  Recovery accuracy of all, selected and unselected fields on both datasets</w:t>
      </w:r>
    </w:p>
    <w:p w14:paraId="2A3D6A41">
      <w:pPr>
        <w:sectPr>
          <w:headerReference r:id="rId7" w:type="even"/>
          <w:endnotePr>
            <w:numFmt w:val="decimal"/>
          </w:endnotePr>
          <w:type w:val="continuous"/>
          <w:pgSz w:w="11907" w:h="16157"/>
          <w:pgMar w:top="1701" w:right="1106" w:bottom="1106" w:left="1106" w:header="964" w:footer="680" w:gutter="0"/>
          <w:cols w:space="720" w:num="1"/>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4706"/>
        <w:gridCol w:w="4706"/>
      </w:tblGrid>
      <w:tr w14:paraId="16C23C1F">
        <w:trPr>
          <w:jc w:val="center"/>
        </w:trPr>
        <w:tc>
          <w:tcPr>
            <w:tcW w:w="4706" w:type="dxa"/>
            <w:tcBorders>
              <w:top w:val="nil"/>
              <w:left w:val="nil"/>
              <w:bottom w:val="nil"/>
              <w:right w:val="nil"/>
            </w:tcBorders>
          </w:tcPr>
          <w:p w14:paraId="11220DB1">
            <w:pPr>
              <w:jc w:val="center"/>
              <w:rPr>
                <w:rFonts w:hint="eastAsia" w:eastAsia="方正书宋_GBK"/>
                <w:lang w:eastAsia="zh-CN"/>
              </w:rPr>
            </w:pPr>
            <w:r>
              <w:rPr>
                <w:rFonts w:hint="eastAsia" w:eastAsia="方正书宋_GBK"/>
                <w:lang w:eastAsia="zh-CN"/>
              </w:rPr>
              <w:drawing>
                <wp:inline distT="0" distB="0" distL="114300" distR="114300">
                  <wp:extent cx="2851150" cy="1540510"/>
                  <wp:effectExtent l="0" t="0" r="19050" b="8890"/>
                  <wp:docPr id="7" name="图片 7" descr="fig4a_compare_pj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a_compare_pjm"/>
                          <pic:cNvPicPr>
                            <a:picLocks noChangeAspect="1"/>
                          </pic:cNvPicPr>
                        </pic:nvPicPr>
                        <pic:blipFill>
                          <a:blip r:embed="rId21"/>
                          <a:stretch>
                            <a:fillRect/>
                          </a:stretch>
                        </pic:blipFill>
                        <pic:spPr>
                          <a:xfrm>
                            <a:off x="0" y="0"/>
                            <a:ext cx="2851150" cy="1540510"/>
                          </a:xfrm>
                          <a:prstGeom prst="rect">
                            <a:avLst/>
                          </a:prstGeom>
                        </pic:spPr>
                      </pic:pic>
                    </a:graphicData>
                  </a:graphic>
                </wp:inline>
              </w:drawing>
            </w:r>
          </w:p>
        </w:tc>
        <w:tc>
          <w:tcPr>
            <w:tcW w:w="4706" w:type="dxa"/>
            <w:tcBorders>
              <w:top w:val="nil"/>
              <w:left w:val="nil"/>
              <w:bottom w:val="nil"/>
              <w:right w:val="nil"/>
            </w:tcBorders>
          </w:tcPr>
          <w:p w14:paraId="6273FD1D">
            <w:pPr>
              <w:jc w:val="center"/>
              <w:rPr>
                <w:rFonts w:hint="eastAsia" w:eastAsia="方正书宋_GBK"/>
                <w:lang w:eastAsia="zh-CN"/>
              </w:rPr>
            </w:pPr>
            <w:r>
              <w:rPr>
                <w:rFonts w:hint="eastAsia" w:eastAsia="方正书宋_GBK"/>
                <w:lang w:eastAsia="zh-CN"/>
              </w:rPr>
              <w:drawing>
                <wp:inline distT="0" distB="0" distL="114300" distR="114300">
                  <wp:extent cx="2849880" cy="1550035"/>
                  <wp:effectExtent l="0" t="0" r="20320" b="24765"/>
                  <wp:docPr id="8" name="图片 8" descr="fig4b_compare_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b_compare_rts"/>
                          <pic:cNvPicPr>
                            <a:picLocks noChangeAspect="1"/>
                          </pic:cNvPicPr>
                        </pic:nvPicPr>
                        <pic:blipFill>
                          <a:blip r:embed="rId22"/>
                          <a:stretch>
                            <a:fillRect/>
                          </a:stretch>
                        </pic:blipFill>
                        <pic:spPr>
                          <a:xfrm>
                            <a:off x="0" y="0"/>
                            <a:ext cx="2849880" cy="1550035"/>
                          </a:xfrm>
                          <a:prstGeom prst="rect">
                            <a:avLst/>
                          </a:prstGeom>
                        </pic:spPr>
                      </pic:pic>
                    </a:graphicData>
                  </a:graphic>
                </wp:inline>
              </w:drawing>
            </w:r>
          </w:p>
        </w:tc>
      </w:tr>
      <w:tr w14:paraId="1EBFAD16">
        <w:trPr>
          <w:jc w:val="center"/>
        </w:trPr>
        <w:tc>
          <w:tcPr>
            <w:tcW w:w="4706" w:type="dxa"/>
            <w:tcBorders>
              <w:top w:val="nil"/>
              <w:left w:val="nil"/>
              <w:bottom w:val="nil"/>
              <w:right w:val="nil"/>
            </w:tcBorders>
          </w:tcPr>
          <w:p w14:paraId="34892B08">
            <w:pPr>
              <w:jc w:val="center"/>
              <w:rPr>
                <w:sz w:val="15"/>
              </w:rPr>
            </w:pPr>
            <w:r>
              <w:rPr>
                <w:sz w:val="15"/>
              </w:rPr>
              <w:t>(a) PJM</w:t>
            </w:r>
          </w:p>
        </w:tc>
        <w:tc>
          <w:tcPr>
            <w:tcW w:w="4706" w:type="dxa"/>
            <w:tcBorders>
              <w:top w:val="nil"/>
              <w:left w:val="nil"/>
              <w:bottom w:val="nil"/>
              <w:right w:val="nil"/>
            </w:tcBorders>
          </w:tcPr>
          <w:p w14:paraId="0D44AD79">
            <w:pPr>
              <w:jc w:val="center"/>
              <w:rPr>
                <w:sz w:val="15"/>
              </w:rPr>
            </w:pPr>
            <w:r>
              <w:rPr>
                <w:sz w:val="15"/>
              </w:rPr>
              <w:t>(b) RTS-GMLC</w:t>
            </w:r>
          </w:p>
        </w:tc>
      </w:tr>
    </w:tbl>
    <w:p w14:paraId="3A5FEC53">
      <w:pPr>
        <w:pStyle w:val="55"/>
      </w:pPr>
      <w:r>
        <w:t xml:space="preserve">图5　同预算下各方法在两个数据集上的逐目标测试 </w:t>
      </w:r>
      <m:oMath>
        <m:sSup>
          <m:sSupPr>
            <m:ctrlPr>
              <w:rPr>
                <w:rFonts w:ascii="Cambria Math" w:hAnsi="Cambria Math"/>
              </w:rPr>
            </m:ctrlPr>
          </m:sSupPr>
          <m:e>
            <m:r>
              <m:rPr>
                <m:sty m:val="p"/>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oMath>
    </w:p>
    <w:p w14:paraId="0CFA02FF">
      <w:pPr>
        <w:pStyle w:val="47"/>
        <w:widowControl w:val="0"/>
      </w:pPr>
      <w:r>
        <w:t xml:space="preserve">Fig. 5  Per-target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of each method under an equal budget on both datasets</w:t>
      </w:r>
    </w:p>
    <w:p w14:paraId="6E51B81E">
      <w:pPr>
        <w:sectPr>
          <w:headerReference r:id="rId8" w:type="even"/>
          <w:endnotePr>
            <w:numFmt w:val="decimal"/>
          </w:endnotePr>
          <w:type w:val="continuous"/>
          <w:pgSz w:w="11907" w:h="16157"/>
          <w:pgMar w:top="1701" w:right="1106" w:bottom="1106" w:left="1106" w:header="964" w:footer="680" w:gutter="0"/>
          <w:cols w:space="720" w:num="1"/>
          <w:titlePg/>
          <w:docGrid w:type="lines" w:linePitch="317" w:charSpace="155"/>
        </w:sectPr>
      </w:pPr>
    </w:p>
    <w:p w14:paraId="50113BAD">
      <w:pPr>
        <w:pStyle w:val="3"/>
      </w:pPr>
      <w:r>
        <w:t>本文方法在两个数据集上均取得最高平均值：PJM上为0.8512，次优的STG为0.8420；RTS-GMLC上为0.9743，次优的STG为0.9423。从逐目标曲线可以观察到，容易推断的目标上各方法差距较小，差距主要出现在中等难度与较难的目标上——这部分目标在审查中恰恰最需要准确判断。RTS-GMLC上本文方法在12个目标中的9个取得最优，PJM上为7个。</w:t>
      </w:r>
    </w:p>
    <w:p w14:paraId="402B4187">
      <w:pPr>
        <w:pStyle w:val="4"/>
        <w:widowControl w:val="0"/>
      </w:pPr>
      <w:r>
        <w:t>处置示范与残余可推断性</w:t>
      </w:r>
    </w:p>
    <w:p w14:paraId="567D9E2D">
      <w:pPr>
        <w:pStyle w:val="3"/>
      </w:pPr>
      <w:r>
        <w:t>按3.4节的处置方式，对每个目标的选中字段分别实施加噪（</w:t>
      </w:r>
      <m:oMath>
        <m:r>
          <m:rPr/>
          <w:rPr>
            <w:rFonts w:ascii="Cambria Math" w:hAnsi="Cambria Math"/>
          </w:rPr>
          <m:t>r</m:t>
        </m:r>
        <m:r>
          <m:rPr>
            <m:sty m:val="p"/>
          </m:rPr>
          <w:rPr>
            <w:rFonts w:ascii="Cambria Math" w:hAnsi="Cambria Math"/>
          </w:rPr>
          <m:t>=</m:t>
        </m:r>
        <m:r>
          <m:rPr/>
          <w:rPr>
            <w:rFonts w:ascii="Cambria Math" w:hAnsi="Cambria Math"/>
          </w:rPr>
          <m:t>0.2</m:t>
        </m:r>
      </m:oMath>
      <w:r>
        <w:t>）、降精度（</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10</m:t>
        </m:r>
      </m:oMath>
      <w:r>
        <w:t>）、时间聚合（</w:t>
      </w:r>
      <m:oMath>
        <m:r>
          <m:rPr/>
          <w:rPr>
            <w:rFonts w:ascii="Cambria Math" w:hAnsi="Cambria Math"/>
          </w:rPr>
          <m:t>h</m:t>
        </m:r>
        <m:r>
          <m:rPr>
            <m:sty m:val="p"/>
          </m:rPr>
          <w:rPr>
            <w:rFonts w:ascii="Cambria Math" w:hAnsi="Cambria Math"/>
          </w:rPr>
          <m:t>=</m:t>
        </m:r>
        <m:r>
          <m:rPr/>
          <w:rPr>
            <w:rFonts w:ascii="Cambria Math" w:hAnsi="Cambria Math"/>
          </w:rPr>
          <m:t>6</m:t>
        </m:r>
      </m:oMath>
      <w:r>
        <w:t>小时）及三者叠加的综合处置——处置仅作用于选中字段，其余字段照常发布；处置后重新训练普通网络并计算测试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。表3给出12个目标的平均结果，图6给出综合处置下的逐目标对比。</w:t>
      </w:r>
    </w:p>
    <w:p w14:paraId="2C29FECA">
      <w:pPr>
        <w:pStyle w:val="3"/>
      </w:pPr>
      <w:r>
        <w:t>两个数据集的全部24个目标在综合处置后测试</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均有明显下降。PJM上平均由0.8512降至0.4224：日前30分钟备用总量由0.9029降至0.1018，净计划交换功率由0.9592降至0.3179，总网损由0.9409降至0.3190，净实际交换功率由0.9605降至0.3671。RTS-GMLC上平均由0.9743降至0.6786，12个目标全部下降0.13以上，其中线路AB3负载率由0.9518降至0.5071，降幅最大；具名机组中，投入状态由0.9971降至0.6198，核电出力由0.9993降至0.6507，联合循环出力由0.9989降至0.6197。取得上述效果仅需处置28.3%（PJM）与18.9%（RTS-GMLC）的候选字段。</w:t>
      </w:r>
    </w:p>
    <w:p w14:paraId="62204813">
      <w:pPr>
        <w:pStyle w:val="3"/>
      </w:pPr>
      <w:r>
        <w:t>不同处置手段的效果存在差异。PJM上加噪与综合处置效果接近，均优于单独降精度和时间聚合；RTS-GMLC上综合处置的残余精度最低，单独时间聚合次之。两个数据集对处置方式的响应不同，实际应用中需根据目标特点选择，并以再评估结果确定处置强度。</w:t>
      </w:r>
    </w:p>
    <w:p w14:paraId="0B79DFB1">
      <w:pPr>
        <w:ind w:firstLine="420"/>
        <w:sectPr>
          <w:headerReference r:id="rId9"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r>
        <w:t>结合图4与图6可以看到，处置之后，选中字段提供的推断能力已被有效干扰，但多数目标仍保留一定残余精度。当前实验尚不能进一步区分残余能力的具体来源：它可能包含其余字段的分散贡献，也可能来自处置后尚未完全破坏的统计依赖。</w:t>
      </w:r>
    </w:p>
    <w:tbl>
      <w:tblPr>
        <w:tblStyle w:val="26"/>
        <w:tblW w:w="0" w:type="auto"/>
        <w:jc w:val="center"/>
        <w:tblLayout w:type="fixed"/>
        <w:tblCellMar>
          <w:top w:w="0" w:type="dxa"/>
          <w:left w:w="108" w:type="dxa"/>
          <w:bottom w:w="0" w:type="dxa"/>
          <w:right w:w="108" w:type="dxa"/>
        </w:tblCellMar>
      </w:tblPr>
      <w:tblGrid>
        <w:gridCol w:w="4706"/>
        <w:gridCol w:w="4706"/>
      </w:tblGrid>
      <w:tr w14:paraId="4EB99EB1">
        <w:trPr>
          <w:jc w:val="center"/>
        </w:trPr>
        <w:tc>
          <w:tcPr>
            <w:tcW w:w="4706" w:type="dxa"/>
            <w:tcBorders>
              <w:top w:val="nil"/>
              <w:left w:val="nil"/>
              <w:bottom w:val="nil"/>
              <w:right w:val="nil"/>
            </w:tcBorders>
          </w:tcPr>
          <w:p w14:paraId="5D873429">
            <w:pPr>
              <w:spacing w:before="158" w:beforeLines="50"/>
              <w:jc w:val="center"/>
            </w:pPr>
            <w:r>
              <w:drawing>
                <wp:inline distT="0" distB="0" distL="0" distR="0">
                  <wp:extent cx="2784475" cy="14395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2784959" cy="1440000"/>
                          </a:xfrm>
                          <a:prstGeom prst="rect">
                            <a:avLst/>
                          </a:prstGeom>
                        </pic:spPr>
                      </pic:pic>
                    </a:graphicData>
                  </a:graphic>
                </wp:inline>
              </w:drawing>
            </w:r>
          </w:p>
        </w:tc>
        <w:tc>
          <w:tcPr>
            <w:tcW w:w="4706" w:type="dxa"/>
            <w:tcBorders>
              <w:top w:val="nil"/>
              <w:left w:val="nil"/>
              <w:bottom w:val="nil"/>
              <w:right w:val="nil"/>
            </w:tcBorders>
          </w:tcPr>
          <w:p w14:paraId="26E8DED7">
            <w:pPr>
              <w:spacing w:before="158" w:beforeLines="50"/>
              <w:jc w:val="center"/>
            </w:pPr>
            <w:r>
              <w:drawing>
                <wp:inline distT="0" distB="0" distL="0" distR="0">
                  <wp:extent cx="2759710" cy="14395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2760117" cy="1440000"/>
                          </a:xfrm>
                          <a:prstGeom prst="rect">
                            <a:avLst/>
                          </a:prstGeom>
                        </pic:spPr>
                      </pic:pic>
                    </a:graphicData>
                  </a:graphic>
                </wp:inline>
              </w:drawing>
            </w:r>
          </w:p>
        </w:tc>
      </w:tr>
      <w:tr w14:paraId="14834EFF">
        <w:trPr>
          <w:jc w:val="center"/>
        </w:trPr>
        <w:tc>
          <w:tcPr>
            <w:tcW w:w="4706" w:type="dxa"/>
            <w:tcBorders>
              <w:top w:val="nil"/>
              <w:left w:val="nil"/>
              <w:bottom w:val="nil"/>
              <w:right w:val="nil"/>
            </w:tcBorders>
          </w:tcPr>
          <w:p w14:paraId="4209DC2B">
            <w:pPr>
              <w:jc w:val="center"/>
              <w:rPr>
                <w:sz w:val="15"/>
              </w:rPr>
            </w:pPr>
            <w:r>
              <w:rPr>
                <w:sz w:val="15"/>
              </w:rPr>
              <w:t>(a) PJM</w:t>
            </w:r>
          </w:p>
        </w:tc>
        <w:tc>
          <w:tcPr>
            <w:tcW w:w="4706" w:type="dxa"/>
            <w:tcBorders>
              <w:top w:val="nil"/>
              <w:left w:val="nil"/>
              <w:bottom w:val="nil"/>
              <w:right w:val="nil"/>
            </w:tcBorders>
          </w:tcPr>
          <w:p w14:paraId="0F503EBB">
            <w:pPr>
              <w:jc w:val="center"/>
              <w:rPr>
                <w:sz w:val="15"/>
              </w:rPr>
            </w:pPr>
            <w:r>
              <w:rPr>
                <w:sz w:val="15"/>
              </w:rPr>
              <w:t>(b) RTS-GMLC</w:t>
            </w:r>
          </w:p>
        </w:tc>
      </w:tr>
    </w:tbl>
    <w:p w14:paraId="0C7A55EC">
      <w:pPr>
        <w:pStyle w:val="55"/>
      </w:pPr>
      <w:r>
        <w:t xml:space="preserve">图6　对选中字段实施综合处置前后的测试 </w:t>
      </w:r>
      <m:oMath>
        <m:sSup>
          <m:sSupPr>
            <m:ctrlPr>
              <w:rPr>
                <w:rFonts w:ascii="Cambria Math" w:hAnsi="Cambria Math"/>
              </w:rPr>
            </m:ctrlPr>
          </m:sSupPr>
          <m:e>
            <m:r>
              <m:rPr>
                <m:sty m:val="p"/>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oMath>
      <w:r>
        <w:t>（柱上数字为选中字段数/候选数）</w:t>
      </w:r>
    </w:p>
    <w:p w14:paraId="4C3EE493">
      <w:pPr>
        <w:pStyle w:val="47"/>
        <w:widowControl w:val="0"/>
      </w:pPr>
      <w:r>
        <w:t xml:space="preserve">Fig. 6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before and after combined mitigation on the selected fields (numbers above bars: selected/candidates)</w:t>
      </w:r>
    </w:p>
    <w:p w14:paraId="23D3AAD4">
      <w:pPr>
        <w:sectPr>
          <w:headerReference r:id="rId10" w:type="even"/>
          <w:endnotePr>
            <w:numFmt w:val="decimal"/>
          </w:endnotePr>
          <w:type w:val="continuous"/>
          <w:pgSz w:w="11907" w:h="16157"/>
          <w:pgMar w:top="1701" w:right="1106" w:bottom="1106" w:left="1106" w:header="964" w:footer="680" w:gutter="0"/>
          <w:cols w:space="720" w:num="1"/>
          <w:docGrid w:type="lines" w:linePitch="317" w:charSpace="155"/>
        </w:sectPr>
      </w:pPr>
    </w:p>
    <w:p w14:paraId="0A4D4F2D">
      <w:pPr>
        <w:pStyle w:val="55"/>
        <w:spacing w:before="140"/>
      </w:pPr>
      <w:r>
        <w:t xml:space="preserve">表3　处置前后 12 个目标的平均测试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p>
    <w:p w14:paraId="52E321C0">
      <w:pPr>
        <w:pStyle w:val="47"/>
        <w:widowControl w:val="0"/>
      </w:pPr>
      <w:r>
        <w:t xml:space="preserve">Tab. 3  Average test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of 12 targets before and after mitigation</w:t>
      </w:r>
    </w:p>
    <w:tbl>
      <w:tblPr>
        <w:tblStyle w:val="7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41"/>
        <w:gridCol w:w="1247"/>
        <w:gridCol w:w="1361"/>
      </w:tblGrid>
      <w:tr w14:paraId="6BB3C5D4">
        <w:trPr>
          <w:jc w:val="center"/>
        </w:trPr>
        <w:tc>
          <w:tcPr>
            <w:tcW w:w="2041" w:type="dxa"/>
            <w:tcBorders>
              <w:bottom w:val="single" w:color="auto" w:sz="8" w:space="0"/>
              <w:insideH w:val="single" w:sz="8" w:space="0"/>
            </w:tcBorders>
            <w:vAlign w:val="center"/>
          </w:tcPr>
          <w:p w14:paraId="6E92A9A0">
            <w:pPr>
              <w:pStyle w:val="56"/>
              <w:jc w:val="left"/>
            </w:pPr>
            <w:r>
              <w:t>处置方式</w:t>
            </w:r>
          </w:p>
        </w:tc>
        <w:tc>
          <w:tcPr>
            <w:tcW w:w="1247" w:type="dxa"/>
            <w:tcBorders>
              <w:bottom w:val="single" w:color="auto" w:sz="8" w:space="0"/>
              <w:insideH w:val="single" w:sz="8" w:space="0"/>
            </w:tcBorders>
            <w:vAlign w:val="center"/>
          </w:tcPr>
          <w:p w14:paraId="0B824807">
            <w:pPr>
              <w:pStyle w:val="56"/>
            </w:pPr>
            <w:r>
              <w:t>PJM</w:t>
            </w:r>
          </w:p>
        </w:tc>
        <w:tc>
          <w:tcPr>
            <w:tcW w:w="1361" w:type="dxa"/>
            <w:tcBorders>
              <w:bottom w:val="single" w:color="auto" w:sz="8" w:space="0"/>
              <w:insideH w:val="single" w:sz="8" w:space="0"/>
            </w:tcBorders>
            <w:vAlign w:val="center"/>
          </w:tcPr>
          <w:p w14:paraId="2011F369">
            <w:pPr>
              <w:pStyle w:val="56"/>
            </w:pPr>
            <w:r>
              <w:t>RTS-GMLC</w:t>
            </w:r>
          </w:p>
        </w:tc>
      </w:tr>
      <w:tr w14:paraId="17B7914E">
        <w:trPr>
          <w:jc w:val="center"/>
        </w:trPr>
        <w:tc>
          <w:tcPr>
            <w:tcW w:w="2041" w:type="dxa"/>
            <w:vAlign w:val="center"/>
          </w:tcPr>
          <w:p w14:paraId="6AB9492E">
            <w:pPr>
              <w:pStyle w:val="56"/>
              <w:jc w:val="left"/>
            </w:pPr>
            <w:r>
              <w:t>处置前（仅选中字段）</w:t>
            </w:r>
          </w:p>
        </w:tc>
        <w:tc>
          <w:tcPr>
            <w:tcW w:w="1247" w:type="dxa"/>
            <w:vAlign w:val="center"/>
          </w:tcPr>
          <w:p w14:paraId="61394A97">
            <w:pPr>
              <w:pStyle w:val="56"/>
            </w:pPr>
            <w:r>
              <w:t>0.8512</w:t>
            </w:r>
          </w:p>
        </w:tc>
        <w:tc>
          <w:tcPr>
            <w:tcW w:w="1361" w:type="dxa"/>
            <w:vAlign w:val="center"/>
          </w:tcPr>
          <w:p w14:paraId="6DEF7DBC">
            <w:pPr>
              <w:pStyle w:val="56"/>
            </w:pPr>
            <w:r>
              <w:t>0.9743</w:t>
            </w:r>
          </w:p>
        </w:tc>
      </w:tr>
      <w:tr w14:paraId="5A7ECF7A">
        <w:trPr>
          <w:jc w:val="center"/>
        </w:trPr>
        <w:tc>
          <w:tcPr>
            <w:tcW w:w="2041" w:type="dxa"/>
            <w:vAlign w:val="center"/>
          </w:tcPr>
          <w:p w14:paraId="784E287C">
            <w:pPr>
              <w:pStyle w:val="56"/>
              <w:jc w:val="left"/>
            </w:pPr>
            <w:r>
              <w:t>加噪 20%</w:t>
            </w:r>
          </w:p>
        </w:tc>
        <w:tc>
          <w:tcPr>
            <w:tcW w:w="1247" w:type="dxa"/>
            <w:vAlign w:val="center"/>
          </w:tcPr>
          <w:p w14:paraId="6974245D">
            <w:pPr>
              <w:pStyle w:val="56"/>
            </w:pPr>
            <w:r>
              <w:t>0.4201</w:t>
            </w:r>
          </w:p>
        </w:tc>
        <w:tc>
          <w:tcPr>
            <w:tcW w:w="1361" w:type="dxa"/>
            <w:vAlign w:val="center"/>
          </w:tcPr>
          <w:p w14:paraId="27A405CA">
            <w:pPr>
              <w:pStyle w:val="56"/>
            </w:pPr>
            <w:r>
              <w:t>0.8781</w:t>
            </w:r>
          </w:p>
        </w:tc>
      </w:tr>
      <w:tr w14:paraId="3FADB7FB">
        <w:trPr>
          <w:jc w:val="center"/>
        </w:trPr>
        <w:tc>
          <w:tcPr>
            <w:tcW w:w="2041" w:type="dxa"/>
            <w:vAlign w:val="center"/>
          </w:tcPr>
          <w:p w14:paraId="4DEA64E5">
            <w:pPr>
              <w:pStyle w:val="56"/>
              <w:jc w:val="left"/>
            </w:pPr>
            <w:r>
              <w:t>降精度 10 档</w:t>
            </w:r>
          </w:p>
        </w:tc>
        <w:tc>
          <w:tcPr>
            <w:tcW w:w="1247" w:type="dxa"/>
            <w:vAlign w:val="center"/>
          </w:tcPr>
          <w:p w14:paraId="342D7C69">
            <w:pPr>
              <w:pStyle w:val="56"/>
            </w:pPr>
            <w:r>
              <w:t>0.4614</w:t>
            </w:r>
          </w:p>
        </w:tc>
        <w:tc>
          <w:tcPr>
            <w:tcW w:w="1361" w:type="dxa"/>
            <w:vAlign w:val="center"/>
          </w:tcPr>
          <w:p w14:paraId="500A8C1B">
            <w:pPr>
              <w:pStyle w:val="56"/>
            </w:pPr>
            <w:r>
              <w:t>0.9192</w:t>
            </w:r>
          </w:p>
        </w:tc>
      </w:tr>
      <w:tr w14:paraId="46CCAA9F">
        <w:trPr>
          <w:jc w:val="center"/>
        </w:trPr>
        <w:tc>
          <w:tcPr>
            <w:tcW w:w="2041" w:type="dxa"/>
            <w:vAlign w:val="center"/>
          </w:tcPr>
          <w:p w14:paraId="0677FFAA">
            <w:pPr>
              <w:pStyle w:val="56"/>
              <w:jc w:val="left"/>
            </w:pPr>
            <w:r>
              <w:t>时间聚合 6 小时</w:t>
            </w:r>
          </w:p>
        </w:tc>
        <w:tc>
          <w:tcPr>
            <w:tcW w:w="1247" w:type="dxa"/>
            <w:vAlign w:val="center"/>
          </w:tcPr>
          <w:p w14:paraId="4497CA50">
            <w:pPr>
              <w:pStyle w:val="56"/>
            </w:pPr>
            <w:r>
              <w:t>0.5306</w:t>
            </w:r>
          </w:p>
        </w:tc>
        <w:tc>
          <w:tcPr>
            <w:tcW w:w="1361" w:type="dxa"/>
            <w:vAlign w:val="center"/>
          </w:tcPr>
          <w:p w14:paraId="0E3949B0">
            <w:pPr>
              <w:pStyle w:val="56"/>
            </w:pPr>
            <w:r>
              <w:t>0.7063</w:t>
            </w:r>
          </w:p>
        </w:tc>
      </w:tr>
      <w:tr w14:paraId="3B9BD1FA">
        <w:trPr>
          <w:jc w:val="center"/>
        </w:trPr>
        <w:tc>
          <w:tcPr>
            <w:tcW w:w="2041" w:type="dxa"/>
            <w:vAlign w:val="center"/>
          </w:tcPr>
          <w:p w14:paraId="34BA6CC1">
            <w:pPr>
              <w:pStyle w:val="56"/>
              <w:jc w:val="left"/>
            </w:pPr>
            <w:r>
              <w:t>综合处置</w:t>
            </w:r>
          </w:p>
        </w:tc>
        <w:tc>
          <w:tcPr>
            <w:tcW w:w="1247" w:type="dxa"/>
            <w:vAlign w:val="center"/>
          </w:tcPr>
          <w:p w14:paraId="6EEAFD87">
            <w:pPr>
              <w:pStyle w:val="56"/>
            </w:pPr>
            <w:r>
              <w:t>0.4224</w:t>
            </w:r>
          </w:p>
        </w:tc>
        <w:tc>
          <w:tcPr>
            <w:tcW w:w="1361" w:type="dxa"/>
            <w:vAlign w:val="center"/>
          </w:tcPr>
          <w:p w14:paraId="480D26F1">
            <w:pPr>
              <w:pStyle w:val="56"/>
            </w:pPr>
            <w:r>
              <w:t>0.6786</w:t>
            </w:r>
          </w:p>
        </w:tc>
      </w:tr>
    </w:tbl>
    <w:p w14:paraId="63D34945">
      <w:pPr>
        <w:pStyle w:val="3"/>
      </w:pPr>
      <w:r>
        <w:t>因此，定位结果给出了优先处置对象，但并不意味着单次处置即可完全消除推断能力；实际审查中若残余可推断性仍高于管理要求，应提高处置强度或扩大处置范围后重新评估。处置示范的核心结论是：对门控定位出的少量字段实施处置，即可显著压制推断能力，说明定位结果确实指向了风险的承载字段。“评估—剥离—定位—处置—再评估”的闭环在操作上是可行的：若处置后残余可推断性仍高于管理上限，可参照表3的梯度提高处置强度或扩大范围，再重新执行完整审查。</w:t>
      </w:r>
    </w:p>
    <w:p w14:paraId="3BAEDA05">
      <w:pPr>
        <w:pStyle w:val="4"/>
        <w:widowControl w:val="0"/>
        <w:numPr>
          <w:ilvl w:val="0"/>
          <w:numId w:val="0"/>
        </w:numPr>
        <w:spacing w:line="20" w:lineRule="exact"/>
        <w:rPr>
          <w:sz w:val="2"/>
          <w:szCs w:val="2"/>
        </w:rPr>
      </w:pPr>
    </w:p>
    <w:p w14:paraId="3DEED89E">
      <w:pPr>
        <w:pStyle w:val="4"/>
        <w:keepNext/>
        <w:widowControl w:val="0"/>
      </w:pPr>
      <w:r>
        <w:t>鲁棒性分析</w:t>
      </w:r>
    </w:p>
    <w:p w14:paraId="0EF90755">
      <w:pPr>
        <w:pStyle w:val="3"/>
      </w:pPr>
      <w:r>
        <w:t>实际电网数据常存在缺失、延迟与字段不齐等问题。构造三类降级条件：块状缺失（逐字段随机选取6小时时段置为缺失后线性插值，比例5%/15%/30%）、整字段缺失（随机移除10%/20%的候选字段）与数据延迟（随机一半字段整体后移1/3小时）。在PJM的净实际交换功率、日前主用备用总量与日前阻塞价三个目标上的结果如图7所示。</w:t>
      </w:r>
    </w:p>
    <w:p w14:paraId="029B0ADE">
      <w:pPr>
        <w:pStyle w:val="3"/>
      </w:pPr>
      <w:r>
        <w:t>结果表明两点。其一，隐性推断对数据降级相当稳健：净实际交换功率在30%块状缺失下全量模型仍达0.9199，字段缺失20%时为0.9533，延迟3小时时为0.9516。这意味着数据本身的不完善不足以阻止外部还原，发布前的主动处置是必要的。其二，全部降级条件下选中字段子集与全量模型的精度之差介于</w:t>
      </w:r>
      <m:oMath>
        <m:r>
          <m:rPr>
            <m:sty m:val="p"/>
          </m:rPr>
          <w:rPr>
            <w:rFonts w:ascii="Cambria Math" w:hAnsi="Cambria Math"/>
          </w:rPr>
          <m:t>−</m:t>
        </m:r>
        <m:r>
          <m:rPr/>
          <w:rPr>
            <w:rFonts w:ascii="Cambria Math" w:hAnsi="Cambria Math"/>
          </w:rPr>
          <m:t>0.022</m:t>
        </m:r>
      </m:oMath>
      <w:r>
        <w:t>与</w:t>
      </w:r>
      <m:oMath>
        <m:r>
          <m:rPr>
            <m:sty m:val="p"/>
          </m:rPr>
          <w:rPr>
            <w:rFonts w:ascii="Cambria Math" w:hAnsi="Cambria Math"/>
          </w:rPr>
          <m:t>+</m:t>
        </m:r>
        <m:r>
          <m:rPr/>
          <w:rPr>
            <w:rFonts w:ascii="Cambria Math" w:hAnsi="Cambria Math"/>
          </w:rPr>
          <m:t>0.130</m:t>
        </m:r>
      </m:oMath>
      <w:r>
        <w:t>之间，平均仅为</w:t>
      </w:r>
      <m:oMath>
        <m:r>
          <m:rPr>
            <m:sty m:val="p"/>
          </m:rPr>
          <w:rPr>
            <w:rFonts w:ascii="Cambria Math" w:hAnsi="Cambria Math"/>
          </w:rPr>
          <m:t>+</m:t>
        </m:r>
        <m:r>
          <m:rPr/>
          <w:rPr>
            <w:rFonts w:ascii="Cambria Math" w:hAnsi="Cambria Math"/>
          </w:rPr>
          <m:t>0.019</m:t>
        </m:r>
      </m:oMath>
      <w:r>
        <w:t>，表明门控选出的字段集合确实承载了主要推断能力，该结论在数据不完善时仍然成立。</w:t>
      </w:r>
    </w:p>
    <w:p w14:paraId="10FCA8F7">
      <w:pPr>
        <w:sectPr>
          <w:headerReference r:id="rId11" w:type="even"/>
          <w:endnotePr>
            <w:numFmt w:val="decimal"/>
          </w:endnotePr>
          <w:type w:val="continuous"/>
          <w:pgSz w:w="11907" w:h="16157"/>
          <w:pgMar w:top="1701" w:right="1106" w:bottom="1106" w:left="1106" w:header="964" w:footer="680" w:gutter="0"/>
          <w:cols w:equalWidth="0" w:num="2">
            <w:col w:w="4635" w:space="425"/>
            <w:col w:w="4635"/>
          </w:cols>
          <w:titlePg/>
          <w:docGrid w:type="lines" w:linePitch="317" w:charSpace="155"/>
        </w:sectPr>
      </w:pPr>
    </w:p>
    <w:tbl>
      <w:tblPr>
        <w:tblStyle w:val="26"/>
        <w:tblW w:w="0" w:type="auto"/>
        <w:jc w:val="center"/>
        <w:tblLayout w:type="fixed"/>
        <w:tblCellMar>
          <w:top w:w="0" w:type="dxa"/>
          <w:left w:w="108" w:type="dxa"/>
          <w:bottom w:w="0" w:type="dxa"/>
          <w:right w:w="108" w:type="dxa"/>
        </w:tblCellMar>
      </w:tblPr>
      <w:tblGrid>
        <w:gridCol w:w="3137"/>
        <w:gridCol w:w="3137"/>
        <w:gridCol w:w="3137"/>
      </w:tblGrid>
      <w:tr w14:paraId="53689251">
        <w:trPr>
          <w:jc w:val="center"/>
        </w:trPr>
        <w:tc>
          <w:tcPr>
            <w:tcW w:w="3137" w:type="dxa"/>
            <w:tcBorders>
              <w:top w:val="nil"/>
              <w:left w:val="nil"/>
              <w:bottom w:val="nil"/>
              <w:right w:val="nil"/>
            </w:tcBorders>
          </w:tcPr>
          <w:p w14:paraId="47EAB5B1">
            <w:pPr>
              <w:jc w:val="center"/>
              <w:rPr>
                <w:rFonts w:hint="eastAsia" w:eastAsia="方正书宋_GBK"/>
                <w:lang w:eastAsia="zh-CN"/>
              </w:rPr>
            </w:pPr>
            <w:r>
              <w:rPr>
                <w:rFonts w:hint="eastAsia" w:eastAsia="方正书宋_GBK"/>
                <w:lang w:eastAsia="zh-CN"/>
              </w:rPr>
              <w:drawing>
                <wp:inline distT="0" distB="0" distL="114300" distR="114300">
                  <wp:extent cx="1853565" cy="1439545"/>
                  <wp:effectExtent l="0" t="0" r="635" b="8255"/>
                  <wp:docPr id="11" name="图片 11" descr="fig6a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6a_robustness"/>
                          <pic:cNvPicPr>
                            <a:picLocks noChangeAspect="1"/>
                          </pic:cNvPicPr>
                        </pic:nvPicPr>
                        <pic:blipFill>
                          <a:blip r:embed="rId25"/>
                          <a:stretch>
                            <a:fillRect/>
                          </a:stretch>
                        </pic:blipFill>
                        <pic:spPr>
                          <a:xfrm>
                            <a:off x="0" y="0"/>
                            <a:ext cx="1853565" cy="1439545"/>
                          </a:xfrm>
                          <a:prstGeom prst="rect">
                            <a:avLst/>
                          </a:prstGeom>
                        </pic:spPr>
                      </pic:pic>
                    </a:graphicData>
                  </a:graphic>
                </wp:inline>
              </w:drawing>
            </w:r>
          </w:p>
        </w:tc>
        <w:tc>
          <w:tcPr>
            <w:tcW w:w="3137" w:type="dxa"/>
            <w:tcBorders>
              <w:top w:val="nil"/>
              <w:left w:val="nil"/>
              <w:bottom w:val="nil"/>
              <w:right w:val="nil"/>
            </w:tcBorders>
          </w:tcPr>
          <w:p w14:paraId="12492D5B">
            <w:pPr>
              <w:jc w:val="center"/>
              <w:rPr>
                <w:rFonts w:hint="eastAsia" w:eastAsia="方正书宋_GBK"/>
                <w:lang w:eastAsia="zh-CN"/>
              </w:rPr>
            </w:pPr>
            <w:r>
              <w:rPr>
                <w:rFonts w:hint="eastAsia" w:eastAsia="方正书宋_GBK"/>
                <w:lang w:eastAsia="zh-CN"/>
              </w:rPr>
              <w:drawing>
                <wp:inline distT="0" distB="0" distL="114300" distR="114300">
                  <wp:extent cx="1854835" cy="1482090"/>
                  <wp:effectExtent l="0" t="0" r="24765" b="16510"/>
                  <wp:docPr id="12" name="图片 12" descr="fig6b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6b_robustness"/>
                          <pic:cNvPicPr>
                            <a:picLocks noChangeAspect="1"/>
                          </pic:cNvPicPr>
                        </pic:nvPicPr>
                        <pic:blipFill>
                          <a:blip r:embed="rId26"/>
                          <a:stretch>
                            <a:fillRect/>
                          </a:stretch>
                        </pic:blipFill>
                        <pic:spPr>
                          <a:xfrm>
                            <a:off x="0" y="0"/>
                            <a:ext cx="1854835" cy="1482090"/>
                          </a:xfrm>
                          <a:prstGeom prst="rect">
                            <a:avLst/>
                          </a:prstGeom>
                        </pic:spPr>
                      </pic:pic>
                    </a:graphicData>
                  </a:graphic>
                </wp:inline>
              </w:drawing>
            </w:r>
          </w:p>
        </w:tc>
        <w:tc>
          <w:tcPr>
            <w:tcW w:w="3137" w:type="dxa"/>
            <w:tcBorders>
              <w:top w:val="nil"/>
              <w:left w:val="nil"/>
              <w:bottom w:val="nil"/>
              <w:right w:val="nil"/>
            </w:tcBorders>
          </w:tcPr>
          <w:p w14:paraId="1C5DBEAC">
            <w:pPr>
              <w:jc w:val="center"/>
              <w:rPr>
                <w:rFonts w:hint="eastAsia" w:eastAsia="方正书宋_GBK"/>
                <w:lang w:eastAsia="zh-CN"/>
              </w:rPr>
            </w:pPr>
            <w:r>
              <w:rPr>
                <w:rFonts w:hint="eastAsia" w:eastAsia="方正书宋_GBK"/>
                <w:lang w:eastAsia="zh-CN"/>
              </w:rPr>
              <w:drawing>
                <wp:inline distT="0" distB="0" distL="114300" distR="114300">
                  <wp:extent cx="1853565" cy="1441450"/>
                  <wp:effectExtent l="0" t="0" r="635" b="6350"/>
                  <wp:docPr id="13" name="图片 13" descr="fig6c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6c_robustness"/>
                          <pic:cNvPicPr>
                            <a:picLocks noChangeAspect="1"/>
                          </pic:cNvPicPr>
                        </pic:nvPicPr>
                        <pic:blipFill>
                          <a:blip r:embed="rId27"/>
                          <a:stretch>
                            <a:fillRect/>
                          </a:stretch>
                        </pic:blipFill>
                        <pic:spPr>
                          <a:xfrm>
                            <a:off x="0" y="0"/>
                            <a:ext cx="1853565" cy="1441450"/>
                          </a:xfrm>
                          <a:prstGeom prst="rect">
                            <a:avLst/>
                          </a:prstGeom>
                        </pic:spPr>
                      </pic:pic>
                    </a:graphicData>
                  </a:graphic>
                </wp:inline>
              </w:drawing>
            </w:r>
          </w:p>
        </w:tc>
      </w:tr>
      <w:tr w14:paraId="25D49DAE">
        <w:trPr>
          <w:jc w:val="center"/>
        </w:trPr>
        <w:tc>
          <w:tcPr>
            <w:tcW w:w="3137" w:type="dxa"/>
            <w:tcBorders>
              <w:top w:val="nil"/>
              <w:left w:val="nil"/>
              <w:bottom w:val="nil"/>
              <w:right w:val="nil"/>
            </w:tcBorders>
          </w:tcPr>
          <w:p w14:paraId="6DC2125A">
            <w:pPr>
              <w:jc w:val="center"/>
            </w:pPr>
            <w:r>
              <w:rPr>
                <w:sz w:val="15"/>
              </w:rPr>
              <w:t>(a) 净实际交换功率</w:t>
            </w:r>
          </w:p>
        </w:tc>
        <w:tc>
          <w:tcPr>
            <w:tcW w:w="3137" w:type="dxa"/>
            <w:tcBorders>
              <w:top w:val="nil"/>
              <w:left w:val="nil"/>
              <w:bottom w:val="nil"/>
              <w:right w:val="nil"/>
            </w:tcBorders>
          </w:tcPr>
          <w:p w14:paraId="4946FA3C">
            <w:pPr>
              <w:jc w:val="center"/>
            </w:pPr>
            <w:r>
              <w:rPr>
                <w:sz w:val="15"/>
              </w:rPr>
              <w:t>(b) 日前主用备用总量</w:t>
            </w:r>
          </w:p>
        </w:tc>
        <w:tc>
          <w:tcPr>
            <w:tcW w:w="3137" w:type="dxa"/>
            <w:tcBorders>
              <w:top w:val="nil"/>
              <w:left w:val="nil"/>
              <w:bottom w:val="nil"/>
              <w:right w:val="nil"/>
            </w:tcBorders>
          </w:tcPr>
          <w:p w14:paraId="42FAAD3C">
            <w:pPr>
              <w:jc w:val="center"/>
            </w:pPr>
            <w:r>
              <w:rPr>
                <w:sz w:val="15"/>
              </w:rPr>
              <w:t>(c) 日前阻塞价</w:t>
            </w:r>
          </w:p>
        </w:tc>
      </w:tr>
    </w:tbl>
    <w:p w14:paraId="68B1EF9B">
      <w:pPr>
        <w:pStyle w:val="55"/>
      </w:pPr>
      <w:r>
        <w:t>图7　降级条件下全量模型与选中字段子集的精度</w:t>
      </w:r>
    </w:p>
    <w:p w14:paraId="0D41ED85">
      <w:pPr>
        <w:pStyle w:val="47"/>
        <w:widowControl w:val="0"/>
      </w:pPr>
      <w:r>
        <w:t>Fig. 7  Accuracy of the full model and the selected subset under degraded conditions</w:t>
      </w:r>
    </w:p>
    <w:p w14:paraId="3541C37C">
      <w:pPr>
        <w:sectPr>
          <w:headerReference r:id="rId12" w:type="even"/>
          <w:endnotePr>
            <w:numFmt w:val="decimal"/>
          </w:endnotePr>
          <w:type w:val="continuous"/>
          <w:pgSz w:w="11907" w:h="16157"/>
          <w:pgMar w:top="1701" w:right="1106" w:bottom="1106" w:left="1106" w:header="964" w:footer="680" w:gutter="0"/>
          <w:cols w:space="720" w:num="1"/>
          <w:titlePg/>
          <w:docGrid w:type="lines" w:linePitch="317" w:charSpace="155"/>
        </w:sectPr>
      </w:pPr>
    </w:p>
    <w:p w14:paraId="36F5406B">
      <w:pPr>
        <w:pStyle w:val="2"/>
      </w:pPr>
      <w:r>
        <w:t>结论</w:t>
      </w:r>
    </w:p>
    <w:p w14:paraId="174070C4">
      <w:pPr>
        <w:pStyle w:val="3"/>
        <w:ind w:firstLine="0"/>
        <w:rPr>
          <w:ins w:id="92" w:author="19838166939" w:date="2026-08-18T16:17:18Z"/>
        </w:rPr>
        <w:pPrChange w:id="91" w:author="19838166939" w:date="2026-08-18T16:17:07Z">
          <w:pPr>
            <w:pStyle w:val="3"/>
          </w:pPr>
        </w:pPrChange>
      </w:pPr>
      <w:del w:id="93" w:author="19838166939" w:date="2026-08-18T16:16:45Z">
        <w:r>
          <w:rPr/>
          <w:delText>本文面向电力数据发布前审查场景，提出一种隐性推断源定位方法：将字段间还原关系区分为可显式剥离的公式关系与近似关系、以及剥离后仍存在的隐性推断，通过已知公式剔除与近似关系迭代剥离完成两类关系的分离，再以分解式稀疏门控网络定位隐性推断源，并以处置示范完成审查闭环的验证。</w:delText>
        </w:r>
      </w:del>
    </w:p>
    <w:p w14:paraId="64BAC237">
      <w:pPr>
        <w:pStyle w:val="3"/>
        <w:ind w:firstLine="420"/>
        <w:pPrChange w:id="94" w:author="19838166939" w:date="2026-08-18T16:17:30Z">
          <w:pPr>
            <w:pStyle w:val="3"/>
          </w:pPr>
        </w:pPrChange>
      </w:pPr>
      <w:ins w:id="95" w:author="19838166939" w:date="2026-08-18T16:16:52Z">
        <w:r>
          <w:rPr>
            <w:lang w:val="en-US" w:eastAsia="zh-CN"/>
          </w:rPr>
          <w:t>本文面向电力数据发布场景中的推断型数据泄</w:t>
        </w:r>
      </w:ins>
      <w:ins w:id="96" w:author="19838166939" w:date="2026-08-18T16:16:52Z">
        <w:r>
          <w:rPr>
            <w:rFonts w:hint="eastAsia"/>
            <w:lang w:val="en-US" w:eastAsia="zh-CN"/>
          </w:rPr>
          <w:t>露风险，提出一种发布审查方法：将拟发布字段与敏感信息之间的推断关系区分为可显式识别的公式及近似关系与剥离后仍存在的隐性推断关系，通过已知公式剔除与近似关系迭代剥离排除显式推断路径，再以分解式稀疏门控网络定位隐性推断源，并以处置与再评估完成审查闭环的验证。</w:t>
        </w:r>
      </w:ins>
      <w:r>
        <w:t>主要结论如下。</w:t>
      </w:r>
    </w:p>
    <w:p w14:paraId="3249D116">
      <w:pPr>
        <w:pStyle w:val="3"/>
        <w:ind w:firstLine="0"/>
        <w:pPrChange w:id="97" w:author="19838166939" w:date="2026-08-18T16:17:56Z">
          <w:pPr>
            <w:pStyle w:val="3"/>
          </w:pPr>
        </w:pPrChange>
      </w:pPr>
      <w:r>
        <w:t>1）</w:t>
      </w:r>
      <w:del w:id="98" w:author="19838166939" w:date="2026-08-18T16:17:47Z">
        <w:r>
          <w:rPr/>
          <w:delText>两类还原关系的区分与剥离是必要的。前者可枚举并写入发布规范，后者只能依靠数据评估。</w:delText>
        </w:r>
      </w:del>
      <w:ins w:id="99" w:author="19838166939" w:date="2026-08-18T16:17:51Z">
        <w:r>
          <w:rPr>
            <w:lang w:val="en-US" w:eastAsia="zh-CN"/>
          </w:rPr>
          <w:t>对推断型数据泄露风险中两类推断关系的区</w:t>
        </w:r>
      </w:ins>
      <w:ins w:id="100" w:author="19838166939" w:date="2026-08-18T16:17:51Z">
        <w:r>
          <w:rPr>
            <w:rFonts w:hint="eastAsia"/>
            <w:lang w:val="en-US" w:eastAsia="zh-CN"/>
          </w:rPr>
          <w:t>分与剥离是必要的。显式推断关系可枚举并写入发布规范，隐性推断关系只能依靠数据评估。</w:t>
        </w:r>
      </w:ins>
      <w:r>
        <w:t>实验表明节点电压相角不存在任何可枚举的公式路径，其风险完全来自隐性推断；而具名机组量在剥除四个层级的汇总量后，仍需逐层剥离14层近似关系才能清除确定性还原路径，说明公开字段之间的冗余结构会产生大量等价表达。</w:t>
      </w:r>
    </w:p>
    <w:p w14:paraId="54E7123B">
      <w:pPr>
        <w:pStyle w:val="3"/>
      </w:pPr>
      <w:r>
        <w:t>2）所提定位模型在无需人工设定阈值的前提下完成字段取舍。门控值收敛后大部分字段被精确压至零，选中结果在超过10个数量级的阈值范围内保持不变。PJM上12个目标平均使用28.3%的候选字段即达到全量模型精度，其余未选中字段的推断能力平均低0.43；RTS-GMLC上所需字段占比为18.9%，未选中字段平均低0.39。同预算下本文方法在两个数据集上均优于所比较的基线方法。</w:t>
      </w:r>
    </w:p>
    <w:p w14:paraId="3FB34816">
      <w:pPr>
        <w:pStyle w:val="3"/>
        <w:ind w:firstLine="0"/>
        <w:rPr>
          <w:del w:id="102" w:author="19838166939" w:date="2026-08-18T16:18:19Z"/>
        </w:rPr>
        <w:pPrChange w:id="101" w:author="19838166939" w:date="2026-08-18T16:18:27Z">
          <w:pPr>
            <w:pStyle w:val="3"/>
          </w:pPr>
        </w:pPrChange>
      </w:pPr>
      <w:r>
        <w:t>3）处置示范验证了</w:t>
      </w:r>
      <w:ins w:id="103" w:author="19838166939" w:date="2026-08-18T16:18:06Z">
        <w:r>
          <w:rPr>
            <w:rFonts w:hint="eastAsia"/>
            <w:lang w:val="en-US" w:eastAsia="zh-CN"/>
          </w:rPr>
          <w:t>审查</w:t>
        </w:r>
      </w:ins>
      <w:r>
        <w:t>闭环的可操作性。对定位出的推断源实施综合处置后，两个数据集的平均推断精度分别由0.8512和0.9743降至0.4224和0.6786，全部24个目标均有明显下降。多数目标在处置后仍存在一定残余精度，实际审查中需按管理要求继续调整处置强度和范围。在块状缺失、字段缺失与数据延迟等降级条件下，推断能力与定位结果均保持稳定。</w:t>
      </w:r>
      <w:del w:id="104" w:author="19838166939" w:date="2026-08-18T16:18:19Z">
        <w:r>
          <w:rPr/>
          <w:delText>定位结果可直接作为发布前字段处置的依据。</w:delText>
        </w:r>
      </w:del>
      <w:ins w:id="105" w:author="19838166939" w:date="2026-08-18T16:18:23Z">
        <w:r>
          <w:rPr>
            <w:lang w:val="en-US" w:eastAsia="zh-CN"/>
          </w:rPr>
          <w:t>所提方法可为电力数据发布前的推断型数据</w:t>
        </w:r>
      </w:ins>
      <w:ins w:id="106" w:author="19838166939" w:date="2026-08-18T16:18:23Z">
        <w:r>
          <w:rPr>
            <w:rFonts w:hint="eastAsia"/>
            <w:lang w:val="en-US" w:eastAsia="zh-CN"/>
          </w:rPr>
          <w:t>泄露风险审查提供技术支撑。</w:t>
        </w:r>
      </w:ins>
      <w:bookmarkStart w:id="1" w:name="_GoBack"/>
      <w:bookmarkEnd w:id="1"/>
    </w:p>
    <w:p w14:paraId="5BE147FC">
      <w:pPr>
        <w:pStyle w:val="3"/>
      </w:pPr>
      <w:r>
        <w:t>本文的处置示范采用统一强度以说明机制，实际应用中可按目标的残余风险逐一定制处置策略。后续工作将围绕多个敏感目标共享推断源时的联合处置、不同处置措施在安全与可用性之间的权衡展开。</w:t>
      </w:r>
    </w:p>
    <w:p w14:paraId="6C938023">
      <w:pPr>
        <w:pStyle w:val="3"/>
        <w:spacing w:line="240" w:lineRule="auto"/>
      </w:pPr>
    </w:p>
    <w:p w14:paraId="71A7A6A3">
      <w:pPr>
        <w:pStyle w:val="2"/>
        <w:numPr>
          <w:ilvl w:val="0"/>
          <w:numId w:val="0"/>
        </w:numPr>
      </w:pPr>
      <w:r>
        <w:t>参考文献</w:t>
      </w:r>
    </w:p>
    <w:p w14:paraId="47B0B905">
      <w:pPr>
        <w:pStyle w:val="44"/>
      </w:pPr>
      <w:r>
        <w:t>刘烃, 田决, 王稼舟, 等. 信息物理融合系统综合安全威胁与防御研究[J]. 自动化学报, 2019, 45(1): 5-24.</w:t>
      </w:r>
    </w:p>
    <w:p w14:paraId="61B6CDC1">
      <w:pPr>
        <w:pStyle w:val="43"/>
      </w:pPr>
      <w:r>
        <w:t>LIU Ting, TIAN Jue, WANG Jiazhou, et al. Integrated security threats and defense of cyber-physical systems[J]. Acta Automatica Sinica, 2019, 45(1): 5-24.</w:t>
      </w:r>
    </w:p>
    <w:p w14:paraId="3D005641">
      <w:pPr>
        <w:pStyle w:val="44"/>
      </w:pPr>
      <w:r>
        <w:t>邢汇笛, 龚钢军, 翟明岳, 等. 电力数据共享安全防护与隐私保护综述[J]. 综合智慧能源, 2024, 46(5): 30-40.</w:t>
      </w:r>
    </w:p>
    <w:p w14:paraId="50F9E017">
      <w:pPr>
        <w:pStyle w:val="43"/>
      </w:pPr>
      <w:r>
        <w:t>XING Huidi, GONG Gangjun, ZHAI Mingyue, et al. Research on security and privacy protection of electric power data sharing[J]. Integrated Intelligent Energy, 2024, 46(5): 30-40.</w:t>
      </w:r>
    </w:p>
    <w:p w14:paraId="0D2E856E">
      <w:pPr>
        <w:pStyle w:val="44"/>
      </w:pPr>
      <w:r>
        <w:t>全国网络安全标准化技术委员会. 数据安全技术 数据分类分级规则: GB/T 43697—2024[S]. 北京: 中国标准出版社, 2024.</w:t>
      </w:r>
    </w:p>
    <w:p w14:paraId="4CC183A8">
      <w:pPr>
        <w:pStyle w:val="44"/>
      </w:pPr>
      <w:r>
        <w:t>Sankar L, Rajagopalan S R, Mohajer S, et al. Smart meter privacy: A theoretical framework[J]. IEEE Transactions on Smart Grid, 2013, 4(2): 837-846.</w:t>
      </w:r>
    </w:p>
    <w:p w14:paraId="36E4B4CD">
      <w:pPr>
        <w:pStyle w:val="44"/>
      </w:pPr>
      <w:r>
        <w:t>Giaconi G, Gündüz D, Poor H V. Privacy-aware smart metering: Progress and challenges[J]. IEEE Signal Processing Magazine, 2018, 35(6): 59-78.</w:t>
      </w:r>
    </w:p>
    <w:p w14:paraId="7EF8DE1B">
      <w:pPr>
        <w:pStyle w:val="44"/>
      </w:pPr>
      <w:r>
        <w:t>邓晓平, 张桂青, 魏庆来, 等. 非侵入式负荷监测综述[J]. 自动化学报, 2022, 48(3): 644-663.</w:t>
      </w:r>
    </w:p>
    <w:p w14:paraId="2C6DB682">
      <w:pPr>
        <w:pStyle w:val="43"/>
      </w:pPr>
      <w:r>
        <w:t>DENG Xiaoping, ZHANG Guiqing, WEI Qinglai, et al. A survey on the non-intrusive load monitoring[J]. Acta Automatica Sinica, 2022, 48(3): 644-663.</w:t>
      </w:r>
    </w:p>
    <w:p w14:paraId="07FF6715">
      <w:pPr>
        <w:pStyle w:val="44"/>
      </w:pPr>
      <w:r>
        <w:t>Wang Y, Chen Q, Hong T, et al. Review of smart meter data analytics: Applications, methodologies, and challenges[J]. IEEE Transactions on Smart Grid, 2019, 10(3): 3125-3148.</w:t>
      </w:r>
    </w:p>
    <w:p w14:paraId="6C22398A">
      <w:pPr>
        <w:pStyle w:val="44"/>
      </w:pPr>
      <w:r>
        <w:t>Adewole K S, Torra V. Privacy issues in smart grid data: From energy disaggregation to disclosure risk[C]//International Conference on Database and Expert Systems Applications. Cham: Springer, 2022: 71-84.</w:t>
      </w:r>
    </w:p>
    <w:p w14:paraId="780643B6">
      <w:pPr>
        <w:pStyle w:val="44"/>
      </w:pPr>
      <w:r>
        <w:t>刘家男, 翁健. 智能电网安全研究综述[J]. 信息网络安全, 2016, 16(5): 78-84.</w:t>
      </w:r>
    </w:p>
    <w:p w14:paraId="2360A291">
      <w:pPr>
        <w:pStyle w:val="43"/>
      </w:pPr>
      <w:r>
        <w:t>LIU Jianan, WENG Jian. Survey on smart grid security[J]. Netinfo Security, 2016, 16(5): 78-84.</w:t>
      </w:r>
    </w:p>
    <w:p w14:paraId="4001383C">
      <w:pPr>
        <w:pStyle w:val="44"/>
      </w:pPr>
      <w:r>
        <w:t>席磊, 田喜龙, 余涛, 等. 基于相关特征-多标签级联森林的电力系统虚假数据注入攻击检测与定位[J]. 南方电网技术, 2024, 18(5): 39-50.</w:t>
      </w:r>
    </w:p>
    <w:p w14:paraId="1631F6DA">
      <w:pPr>
        <w:pStyle w:val="43"/>
      </w:pPr>
      <w:r>
        <w:t>XI Lei, TIAN Xilong, YU Tao, et al. False data injection attack detection and localization in power grids based on correlated features and multi-label cascaded forest[J]. Southern Power System Technology, 2024, 18(5): 39-50.</w:t>
      </w:r>
    </w:p>
    <w:p w14:paraId="4D495B7C">
      <w:pPr>
        <w:pStyle w:val="44"/>
      </w:pPr>
      <w:r>
        <w:t>刘烃, 王子骏, 刘杨, 等. 数据推断: 信息物理融合系统数据泄露威胁范式和防御方法[J]. 中国科学: 信息科学, 2023, 53(11): 2152-2179.</w:t>
      </w:r>
    </w:p>
    <w:p w14:paraId="1247707A">
      <w:pPr>
        <w:pStyle w:val="43"/>
      </w:pPr>
      <w:r>
        <w:t>LIU Ting, WANG Zijun, LIU Yang, et al. Data inference: data leakage paradigms and defense methods in cyber-physical systems[J]. Scientia Sinica Informationis, 2023, 53(11): 2152-2179.</w:t>
      </w:r>
    </w:p>
    <w:p w14:paraId="59B2B649">
      <w:pPr>
        <w:pStyle w:val="44"/>
      </w:pPr>
      <w:r>
        <w:t>Pearson K. Notes on regression and inheritance in the case of two parents[J]. Proceedings of the Royal Society of London, 1895, 58: 240-242.</w:t>
      </w:r>
    </w:p>
    <w:p w14:paraId="3807F0AD">
      <w:pPr>
        <w:pStyle w:val="44"/>
      </w:pPr>
      <w:r>
        <w:t>Spearman C. The proof and measurement of association between two things[J]. The American Journal of Psychology, 1904, 15(1): 72-101.</w:t>
      </w:r>
    </w:p>
    <w:p w14:paraId="23A8F4BE">
      <w:pPr>
        <w:pStyle w:val="44"/>
      </w:pPr>
      <w:r>
        <w:t>Kendall M G. A new measure of rank correlation[J]. Biometrika, 1938, 30(1/2): 81-93.</w:t>
      </w:r>
    </w:p>
    <w:p w14:paraId="23C1D2F9">
      <w:pPr>
        <w:pStyle w:val="44"/>
      </w:pPr>
      <w:r>
        <w:t>严雪颖, 秦川, 鞠平, 等. 负荷功率模型的最优特征选择研究[J]. 电力工程技术, 2021, 40(3): 84-91.</w:t>
      </w:r>
    </w:p>
    <w:p w14:paraId="5DC76BE7">
      <w:pPr>
        <w:pStyle w:val="43"/>
      </w:pPr>
      <w:r>
        <w:t>YAN Xueying, QIN Chuan, JU Ping, et al. Optimal feature selection of load power models[J]. Electric Power Engineering Technology, 2021, 40(3): 84-91.</w:t>
      </w:r>
    </w:p>
    <w:p w14:paraId="468367C4">
      <w:pPr>
        <w:pStyle w:val="44"/>
      </w:pPr>
      <w:r>
        <w:t>Jiao X Y, Sun Y Z, Peng D, et al. Photovoltaic power abnormal data cleaning based on variance change point and correlation analysis[C]//2021 6th International Conference on Power and Renewable Energy (ICPRE). Piscataway: IEEE, 2021: 1140-1145.</w:t>
      </w:r>
    </w:p>
    <w:p w14:paraId="3A30A4CB">
      <w:pPr>
        <w:pStyle w:val="44"/>
      </w:pPr>
      <w:r>
        <w:t>Deng X Y, Zhang C K, Peng H, et al. Short-term load forecasting for regional power grids based on correlation analysis and feature extraction[C]//2022 7th Asia Conference on Power and Electrical Engineering (ACPEE). Piscataway: IEEE, 2022: 1081-1085.</w:t>
      </w:r>
    </w:p>
    <w:p w14:paraId="1DFD130C">
      <w:pPr>
        <w:pStyle w:val="44"/>
      </w:pPr>
      <w:r>
        <w:t>王长春, 王国, 赵倩玉, 等. 考虑分时电价与充电利用特性的大型电动汽车充电站短期负荷预测方法[J]. 南方电网技术, 2024, 18(5): 75-84.</w:t>
      </w:r>
    </w:p>
    <w:p w14:paraId="25F06865">
      <w:pPr>
        <w:pStyle w:val="43"/>
      </w:pPr>
      <w:r>
        <w:t>WANG Changchun, WANG Guo, ZHAO Qianyu, et al. Short-term load forecasting method for large electric vehicle charging stations considering time-of-use electricity price and charging utilization characteristics[J]. Southern Power System Technology, 2024, 18(5): 75-84.</w:t>
      </w:r>
    </w:p>
    <w:p w14:paraId="772ECA5F">
      <w:pPr>
        <w:pStyle w:val="44"/>
      </w:pPr>
      <w:r>
        <w:t>Cover T M, Thomas J A. Elements of information theory[M]. 2nd ed. Hoboken: John Wiley &amp; Sons, 2006.</w:t>
      </w:r>
    </w:p>
    <w:p w14:paraId="59169B6A">
      <w:pPr>
        <w:pStyle w:val="44"/>
      </w:pPr>
      <w:r>
        <w:t>Székely G J, Rizzo M L, Bakirov N K. Measuring and testing dependence by correlation of distances[J]. The Annals of Statistics, 2007, 35(6): 2769-2794.</w:t>
      </w:r>
    </w:p>
    <w:p w14:paraId="535529EB">
      <w:pPr>
        <w:pStyle w:val="44"/>
      </w:pPr>
      <w:r>
        <w:t>Reshef D N, Reshef Y A, Finucane H K, et al. Detecting novel associations in large data sets[J]. Science, 2011, 334(6062): 1518-1524.</w:t>
      </w:r>
    </w:p>
    <w:p w14:paraId="0535F23E">
      <w:pPr>
        <w:pStyle w:val="44"/>
      </w:pPr>
      <w:r>
        <w:t>Gretton A, Bousquet O, Smola A, et al. Measuring statistical dependence with Hilbert-Schmidt norms[C]//Algorithmic Learning Theory. Berlin: Springer, 2005: 63-77.</w:t>
      </w:r>
    </w:p>
    <w:p w14:paraId="019AEE26">
      <w:pPr>
        <w:pStyle w:val="44"/>
      </w:pPr>
      <w:r>
        <w:t>Xing Z Y, Wang Z J, Feng J L, et al. MIC-DNN: data-driven correlation analysis framework for power data[C]//2025 40th Youth Academic Annual Conference of Chinese Association of Automation (YAC). Piscataway: IEEE, 2025: 2969-2974.</w:t>
      </w:r>
    </w:p>
    <w:p w14:paraId="2FAECF12">
      <w:pPr>
        <w:pStyle w:val="44"/>
      </w:pPr>
      <w:r>
        <w:t>Tibshirani R. Regression shrinkage and selection via the lasso[J]. Journal of the Royal Statistical Society: Series B, 1996, 58(1): 267-288.</w:t>
      </w:r>
    </w:p>
    <w:p w14:paraId="604A9FE8">
      <w:pPr>
        <w:pStyle w:val="44"/>
      </w:pPr>
      <w:r>
        <w:t>Zou H, Hastie T. Regularization and variable selection via the elastic net[J]. Journal of the Royal Statistical Society: Series B, 2005, 67(2): 301-320.</w:t>
      </w:r>
    </w:p>
    <w:p w14:paraId="29E57FBB">
      <w:pPr>
        <w:pStyle w:val="44"/>
      </w:pPr>
      <w:r>
        <w:t>Breiman L. Random forests[J]. Machine Learning, 2001, 45(1): 5-32.</w:t>
      </w:r>
    </w:p>
    <w:p w14:paraId="6461EF11">
      <w:pPr>
        <w:pStyle w:val="44"/>
      </w:pPr>
      <w:r>
        <w:t>Chen T, Guestrin C. XGBoost: A scalable tree boosting system[C]//Proceedings of the 22nd ACM SIGKDD International Conference on Knowledge Discovery and Data Mining. New York: ACM, 2016: 785-794.</w:t>
      </w:r>
    </w:p>
    <w:p w14:paraId="1C1D399E">
      <w:pPr>
        <w:pStyle w:val="44"/>
      </w:pPr>
      <w:r>
        <w:t>LeCun Y, Bengio Y, Hinton G. Deep learning[J]. Nature, 2015, 521(7553): 436-444.</w:t>
      </w:r>
    </w:p>
    <w:p w14:paraId="71D8AB62">
      <w:pPr>
        <w:pStyle w:val="44"/>
      </w:pPr>
      <w:r>
        <w:t>李铎, 张连, 赵娜, 等. 基于混合特征选择和INGO-DHKELM的变压器故障诊断方法[J]. 南方电网技术, 2024, 18(8): 19-28.</w:t>
      </w:r>
    </w:p>
    <w:p w14:paraId="753A546C">
      <w:pPr>
        <w:pStyle w:val="43"/>
      </w:pPr>
      <w:r>
        <w:t>LI Duo, ZHANG Lian, ZHAO Na, et al. Transformer fault diagnosis method based on hybrid feature selection and INGO-DHKELM[J]. Southern Power System Technology, 2024, 18(8): 19-28.</w:t>
      </w:r>
    </w:p>
    <w:p w14:paraId="28381F18">
      <w:pPr>
        <w:pStyle w:val="44"/>
      </w:pPr>
      <w:r>
        <w:t>Yamada Y, Lindenbaum O, Negahban S, et al. Feature selection using stochastic gates[C]//Proceedings of the 37th International Conference on Machine Learning. 2020: 10648-10659.</w:t>
      </w:r>
    </w:p>
    <w:p w14:paraId="0C0D9425">
      <w:pPr>
        <w:pStyle w:val="44"/>
      </w:pPr>
      <w:r>
        <w:t>Lemhadri I, Ruan F, Abraham L, et al. LassoNet: a neural network with feature sparsity[J]. Journal of Machine Learning Research, 2021, 22(127): 1-29.</w:t>
      </w:r>
    </w:p>
    <w:p w14:paraId="7FF8FA4C">
      <w:pPr>
        <w:pStyle w:val="44"/>
      </w:pPr>
      <w:r>
        <w:t>Kolb C, Frost L, Bischl B, et al.</w:t>
      </w:r>
      <w:r>
        <w:rPr>
          <w:rFonts w:hint="eastAsia"/>
          <w:lang w:val="en-US" w:eastAsia="zh-CN"/>
        </w:rPr>
        <w:t xml:space="preserve"> </w:t>
      </w:r>
      <w:r>
        <w:t>Differentiable sparsity via D-Gating: simple</w:t>
      </w:r>
      <w:r>
        <w:rPr>
          <w:rFonts w:hint="eastAsia"/>
          <w:lang w:val="en-US" w:eastAsia="zh-CN"/>
        </w:rPr>
        <w:t xml:space="preserve"> </w:t>
      </w:r>
      <w:r>
        <w:t>and versatile structured penalization[C]//Advances in Neural Information Processing Systems. 2025.</w:t>
      </w:r>
    </w:p>
    <w:p w14:paraId="64B0693B">
      <w:pPr>
        <w:pStyle w:val="44"/>
      </w:pPr>
      <w:r>
        <w:t>PJM Interconnection. PJM Data Miner 2[EB/OL]. [2025-05-01]. https://dataminer2.pjm.com.</w:t>
      </w:r>
    </w:p>
    <w:p w14:paraId="0DA731EB">
      <w:pPr>
        <w:pStyle w:val="44"/>
      </w:pPr>
      <w:r>
        <w:t>Barrows C, Bloom A, Ehlen A, et al. The IEEE reliability test system: a proposed 2019 update[J]. IEEE Transactions on Power Systems, 2020, 35(1): 119-127.</w:t>
      </w:r>
      <w:r>
        <w:rPr>
          <w:rFonts w:hint="eastAsia"/>
        </w:rPr>
        <w:t xml:space="preserve"> </w:t>
      </w:r>
    </w:p>
    <w:p w14:paraId="43211C53">
      <w:pPr>
        <w:pStyle w:val="44"/>
      </w:pPr>
      <w:r>
        <w:t>Kingma D P, Ba J. Adam: A method for stochastic optimization[C]//International Conference on Learning Representations. San Diego: ICLR, 2015.</w:t>
      </w:r>
    </w:p>
    <w:p w14:paraId="6232C508">
      <w:pPr>
        <w:pStyle w:val="44"/>
        <w:numPr>
          <w:ilvl w:val="0"/>
          <w:numId w:val="0"/>
        </w:numPr>
        <w:ind w:left="454" w:hanging="454"/>
      </w:pPr>
    </w:p>
    <w:p w14:paraId="50BDBABE">
      <w:pPr>
        <w:pStyle w:val="44"/>
        <w:numPr>
          <w:ilvl w:val="0"/>
          <w:numId w:val="0"/>
        </w:numPr>
        <w:ind w:left="454" w:hanging="454"/>
      </w:pPr>
    </w:p>
    <w:p w14:paraId="19B1E803">
      <w:pPr>
        <w:pStyle w:val="44"/>
        <w:numPr>
          <w:ilvl w:val="0"/>
          <w:numId w:val="0"/>
        </w:numPr>
        <w:ind w:left="454" w:hanging="454"/>
      </w:pPr>
    </w:p>
    <w:p w14:paraId="591E7E86">
      <w:pPr>
        <w:pStyle w:val="44"/>
        <w:numPr>
          <w:ilvl w:val="0"/>
          <w:numId w:val="0"/>
        </w:numPr>
        <w:ind w:left="454" w:hanging="454"/>
      </w:pPr>
    </w:p>
    <w:p w14:paraId="01E8C6CE">
      <w:pPr>
        <w:pStyle w:val="44"/>
        <w:numPr>
          <w:ilvl w:val="0"/>
          <w:numId w:val="0"/>
        </w:numPr>
        <w:ind w:left="454" w:hanging="454"/>
      </w:pPr>
    </w:p>
    <w:p w14:paraId="5A1F846E">
      <w:pPr>
        <w:pStyle w:val="44"/>
        <w:numPr>
          <w:ilvl w:val="0"/>
          <w:numId w:val="0"/>
        </w:numPr>
        <w:ind w:left="454" w:hanging="454"/>
      </w:pPr>
    </w:p>
    <w:p w14:paraId="062867A1">
      <w:pPr>
        <w:pStyle w:val="44"/>
        <w:numPr>
          <w:ilvl w:val="0"/>
          <w:numId w:val="0"/>
        </w:numPr>
        <w:ind w:left="454" w:hanging="454"/>
      </w:pPr>
    </w:p>
    <w:p w14:paraId="571C32AD">
      <w:pPr>
        <w:pStyle w:val="44"/>
        <w:numPr>
          <w:ilvl w:val="0"/>
          <w:numId w:val="0"/>
        </w:numPr>
        <w:ind w:left="454" w:hanging="454"/>
      </w:pPr>
    </w:p>
    <w:p w14:paraId="6FD0F09C">
      <w:pPr>
        <w:pStyle w:val="44"/>
        <w:numPr>
          <w:ilvl w:val="0"/>
          <w:numId w:val="0"/>
        </w:numPr>
        <w:ind w:left="454" w:hanging="454"/>
      </w:pPr>
    </w:p>
    <w:p w14:paraId="3DAB81BD">
      <w:pPr>
        <w:pStyle w:val="44"/>
        <w:numPr>
          <w:ilvl w:val="0"/>
          <w:numId w:val="0"/>
        </w:numPr>
        <w:ind w:left="454" w:hanging="454"/>
      </w:pPr>
    </w:p>
    <w:p w14:paraId="779D0D3E">
      <w:pPr>
        <w:pStyle w:val="44"/>
        <w:numPr>
          <w:ilvl w:val="0"/>
          <w:numId w:val="0"/>
        </w:numPr>
        <w:ind w:left="454" w:hanging="454"/>
      </w:pPr>
    </w:p>
    <w:p w14:paraId="5F11FEB4">
      <w:pPr>
        <w:pStyle w:val="44"/>
        <w:numPr>
          <w:ilvl w:val="0"/>
          <w:numId w:val="0"/>
        </w:numPr>
        <w:ind w:left="454" w:hanging="454"/>
      </w:pPr>
    </w:p>
    <w:p w14:paraId="506530E8">
      <w:pPr>
        <w:pStyle w:val="44"/>
        <w:numPr>
          <w:ilvl w:val="0"/>
          <w:numId w:val="0"/>
        </w:numPr>
        <w:ind w:left="454" w:hanging="454"/>
      </w:pPr>
    </w:p>
    <w:p w14:paraId="5512153D">
      <w:pPr>
        <w:pStyle w:val="44"/>
        <w:numPr>
          <w:ilvl w:val="0"/>
          <w:numId w:val="0"/>
        </w:numPr>
        <w:ind w:left="454" w:hanging="454"/>
      </w:pPr>
    </w:p>
    <w:p w14:paraId="31C5A0A6">
      <w:pPr>
        <w:pStyle w:val="44"/>
        <w:numPr>
          <w:ilvl w:val="0"/>
          <w:numId w:val="0"/>
        </w:numPr>
        <w:ind w:left="454" w:hanging="454"/>
      </w:pPr>
    </w:p>
    <w:p w14:paraId="05B0D1D5">
      <w:pPr>
        <w:pStyle w:val="44"/>
        <w:numPr>
          <w:ilvl w:val="0"/>
          <w:numId w:val="0"/>
        </w:numPr>
        <w:ind w:left="454" w:hanging="454"/>
      </w:pPr>
    </w:p>
    <w:p w14:paraId="6B6E7D77">
      <w:pPr>
        <w:pStyle w:val="44"/>
        <w:numPr>
          <w:ilvl w:val="0"/>
          <w:numId w:val="0"/>
        </w:numPr>
        <w:ind w:left="454" w:hanging="454"/>
      </w:pPr>
    </w:p>
    <w:p w14:paraId="08D03B11">
      <w:pPr>
        <w:pStyle w:val="44"/>
        <w:numPr>
          <w:ilvl w:val="0"/>
          <w:numId w:val="0"/>
        </w:numPr>
        <w:ind w:left="454" w:hanging="454"/>
      </w:pPr>
    </w:p>
    <w:p w14:paraId="37769FF7">
      <w:pPr>
        <w:pStyle w:val="44"/>
        <w:numPr>
          <w:ilvl w:val="0"/>
          <w:numId w:val="0"/>
        </w:numPr>
        <w:ind w:left="454" w:hanging="454"/>
      </w:pPr>
    </w:p>
    <w:p w14:paraId="5CE3A7B0">
      <w:pPr>
        <w:pStyle w:val="44"/>
        <w:numPr>
          <w:ilvl w:val="0"/>
          <w:numId w:val="0"/>
        </w:numPr>
        <w:ind w:left="454" w:hanging="454"/>
      </w:pPr>
    </w:p>
    <w:p w14:paraId="24A4E66D">
      <w:pPr>
        <w:pStyle w:val="44"/>
        <w:numPr>
          <w:ilvl w:val="0"/>
          <w:numId w:val="0"/>
        </w:numPr>
        <w:ind w:left="454" w:hanging="454"/>
      </w:pPr>
    </w:p>
    <w:p w14:paraId="6528B51E">
      <w:pPr>
        <w:pStyle w:val="44"/>
        <w:numPr>
          <w:ilvl w:val="0"/>
          <w:numId w:val="0"/>
        </w:numPr>
        <w:ind w:left="454" w:hanging="454"/>
      </w:pPr>
    </w:p>
    <w:p w14:paraId="65B931B6">
      <w:pPr>
        <w:pStyle w:val="44"/>
        <w:numPr>
          <w:ilvl w:val="0"/>
          <w:numId w:val="0"/>
        </w:numPr>
        <w:ind w:left="454" w:hanging="454"/>
      </w:pPr>
    </w:p>
    <w:p w14:paraId="0CB50FF4">
      <w:pPr>
        <w:pStyle w:val="44"/>
        <w:numPr>
          <w:ilvl w:val="0"/>
          <w:numId w:val="0"/>
        </w:numPr>
        <w:ind w:left="454" w:hanging="454"/>
      </w:pPr>
    </w:p>
    <w:p w14:paraId="68315BE2">
      <w:pPr>
        <w:tabs>
          <w:tab w:val="left" w:pos="2891"/>
        </w:tabs>
        <w:spacing w:line="240" w:lineRule="atLeast"/>
        <w:rPr>
          <w:sz w:val="15"/>
        </w:rPr>
      </w:pPr>
      <w:r>
        <w:rPr>
          <w:strike/>
          <w:sz w:val="15"/>
        </w:rPr>
        <w:tab/>
      </w:r>
    </w:p>
    <w:p w14:paraId="489ECC2F">
      <w:pPr>
        <w:tabs>
          <w:tab w:val="left" w:pos="2891"/>
        </w:tabs>
        <w:spacing w:line="240" w:lineRule="atLeast"/>
        <w:rPr>
          <w:rFonts w:ascii="方正黑体_GBK" w:eastAsia="方正黑体_GBK"/>
          <w:sz w:val="15"/>
        </w:rPr>
      </w:pPr>
      <w:r>
        <w:rPr>
          <w:rFonts w:ascii="方正黑体_GBK" w:eastAsia="方正黑体_GBK"/>
          <w:sz w:val="15"/>
        </w:rPr>
        <w:t>作者简介：</w:t>
      </w:r>
    </w:p>
    <w:p w14:paraId="0F0C142C">
      <w:pPr>
        <w:pStyle w:val="64"/>
        <w:ind w:firstLine="300"/>
      </w:pPr>
      <w:r>
        <w:t>郑茂然（1981），男，高级工程师，硕士，研究方向为电力系统继电保护与安全自动控制，ranran_zheng@126.com；</w:t>
      </w:r>
    </w:p>
    <w:p w14:paraId="5D6EA171">
      <w:pPr>
        <w:pStyle w:val="64"/>
        <w:ind w:firstLine="300"/>
      </w:pPr>
      <w:r>
        <w:t>陶文伟（1973），男，高级工程师，博士，主要研究方向为电力监控系统网络安全、电力系统自动化；</w:t>
      </w:r>
    </w:p>
    <w:p w14:paraId="7834547F">
      <w:pPr>
        <w:pStyle w:val="64"/>
        <w:ind w:firstLine="300"/>
      </w:pPr>
      <w:r>
        <w:t>李家璐（1986），男，高级工程师，硕士，研究方向为电力系统运行调控、电网运行风险控制。</w:t>
      </w:r>
    </w:p>
    <w:sectPr>
      <w:headerReference r:id="rId13" w:type="even"/>
      <w:endnotePr>
        <w:numFmt w:val="decimal"/>
      </w:endnotePr>
      <w:type w:val="continuous"/>
      <w:pgSz w:w="11907" w:h="16157"/>
      <w:pgMar w:top="1701" w:right="1106" w:bottom="1106" w:left="1106" w:header="964" w:footer="680" w:gutter="0"/>
      <w:cols w:space="720" w:num="2"/>
      <w:titlePg/>
      <w:docGrid w:type="lines" w:linePitch="317" w:charSpace="15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方正黑体_GBK">
    <w:panose1 w:val="02010600010101010101"/>
    <w:charset w:val="86"/>
    <w:family w:val="auto"/>
    <w:pitch w:val="default"/>
    <w:sig w:usb0="00000001" w:usb1="080E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方正楷体_GBK">
    <w:panose1 w:val="02000000000000000000"/>
    <w:charset w:val="86"/>
    <w:family w:val="auto"/>
    <w:pitch w:val="default"/>
    <w:sig w:usb0="800002BF" w:usb1="38CF7CFA" w:usb2="00000016" w:usb3="00000000" w:csb0="00040000" w:csb1="00000000"/>
  </w:font>
  <w:font w:name="仿宋_GB2312">
    <w:panose1 w:val="02010609030101010101"/>
    <w:charset w:val="86"/>
    <w:family w:val="modern"/>
    <w:pitch w:val="default"/>
    <w:sig w:usb0="00000001" w:usb1="080E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THeitiSC-Medium">
    <w:panose1 w:val="02000000000000000000"/>
    <w:charset w:val="86"/>
    <w:family w:val="auto"/>
    <w:pitch w:val="default"/>
    <w:sig w:usb0="8000002F" w:usb1="0800004A" w:usb2="00000000" w:usb3="00000000" w:csb0="203E0000" w:csb1="00000000"/>
  </w:font>
  <w:font w:name="方正雅意黑 GB18030L2">
    <w:panose1 w:val="02000500000000000000"/>
    <w:charset w:val="86"/>
    <w:family w:val="auto"/>
    <w:pitch w:val="default"/>
    <w:sig w:usb0="E00002FF" w:usb1="38CFFCFB" w:usb2="00000016" w:usb3="00000000" w:csb0="6004019F" w:csb1="DFD70000"/>
  </w:font>
  <w:font w:name="Sinhala MN">
    <w:panose1 w:val="00000500000000000000"/>
    <w:charset w:val="00"/>
    <w:family w:val="auto"/>
    <w:pitch w:val="default"/>
    <w:sig w:usb0="00000001" w:usb1="00000000" w:usb2="00000000" w:usb3="00000000" w:csb0="00000001" w:csb1="00000000"/>
  </w:font>
  <w:font w:name="Bradley Hand">
    <w:panose1 w:val="00000700000000000000"/>
    <w:charset w:val="00"/>
    <w:family w:val="auto"/>
    <w:pitch w:val="default"/>
    <w:sig w:usb0="800000FF" w:usb1="5000204A" w:usb2="00000000" w:usb3="00000000" w:csb0="20000111" w:csb1="41000000"/>
  </w:font>
  <w:font w:name="等线">
    <w:altName w:val="汉仪中等线KW"/>
    <w:panose1 w:val="00000000000000000000"/>
    <w:charset w:val="00"/>
    <w:family w:val="auto"/>
    <w:pitch w:val="default"/>
    <w:sig w:usb0="00000000" w:usb1="00000000" w:usb2="00000000" w:usb3="00000000" w:csb0="00000000" w:csb1="00000000"/>
  </w:font>
  <w:font w:name="Noto Sans Syriac">
    <w:panose1 w:val="020B0502040504020204"/>
    <w:charset w:val="00"/>
    <w:family w:val="auto"/>
    <w:pitch w:val="default"/>
    <w:sig w:usb0="80002043" w:usb1="00006040" w:usb2="00000080" w:usb3="00000000" w:csb0="00000001" w:csb1="00000000"/>
  </w:font>
  <w:font w:name="汉仪旗黑KW">
    <w:panose1 w:val="00020600040101010101"/>
    <w:charset w:val="86"/>
    <w:family w:val="auto"/>
    <w:pitch w:val="default"/>
    <w:sig w:usb0="A00002BF" w:usb1="3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STSongti-SC-Bold">
    <w:panose1 w:val="02010800040101010101"/>
    <w:charset w:val="86"/>
    <w:family w:val="auto"/>
    <w:pitch w:val="default"/>
    <w:sig w:usb0="00000001" w:usb1="080F0000" w:usb2="00000000" w:usb3="00000000" w:csb0="00040000" w:csb1="00000000"/>
  </w:font>
  <w:font w:name="STSongti-SC-Regular">
    <w:panose1 w:val="02010800040101010101"/>
    <w:charset w:val="86"/>
    <w:family w:val="auto"/>
    <w:pitch w:val="default"/>
    <w:sig w:usb0="00000001" w:usb1="080F0000" w:usb2="00000000" w:usb3="00000000" w:csb0="00040000" w:csb1="00000000"/>
  </w:font>
  <w:font w:name="CMMI10">
    <w:altName w:val="苹方-简"/>
    <w:panose1 w:val="00000000000000000000"/>
    <w:charset w:val="00"/>
    <w:family w:val="auto"/>
    <w:pitch w:val="default"/>
    <w:sig w:usb0="00000000" w:usb1="00000000" w:usb2="00000000" w:usb3="00000000" w:csb0="00000000" w:csb1="00000000"/>
  </w:font>
  <w:font w:name="CMR7">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1A15C852">
      <w:pPr>
        <w:pStyle w:val="20"/>
        <w:rPr>
          <w:rFonts w:hint="eastAsia"/>
        </w:rPr>
      </w:pPr>
      <w:r>
        <w:rPr>
          <w:rFonts w:hint="eastAsia" w:ascii="方正黑体_GBK" w:eastAsia="方正黑体_GBK"/>
        </w:rPr>
        <w:t>基金项目：</w:t>
      </w:r>
      <w:r>
        <w:rPr>
          <w:rFonts w:hint="eastAsia" w:ascii="方正书宋_GBK"/>
        </w:rPr>
        <w:t>国家科技重大专项课题资助项目（2026ZD0809803）；中国南方电网有限责任公司科技项目（ZDKJXM20240099）</w:t>
      </w:r>
      <w:r>
        <w:rPr>
          <w:rFonts w:hint="eastAsia"/>
        </w:rPr>
        <w:t>。</w:t>
      </w:r>
      <w:r>
        <w:rPr>
          <w:rFonts w:hint="eastAsia"/>
        </w:rPr>
        <w:br w:type="textWrapping"/>
      </w:r>
      <w:r>
        <w:rPr>
          <w:b/>
        </w:rPr>
        <w:t xml:space="preserve">Foundation item: </w:t>
      </w:r>
      <w:r>
        <w:t>Supported by National Science and Technology Major Project (2026ZD0809803); Science and Technology Project of China Southern Power Grid Co., Ltd. (ZDKJXM20240099).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CD49F">
    <w:pPr>
      <w:pStyle w:val="19"/>
    </w:pPr>
  </w:p>
  <w:p w14:paraId="1C65BC8B">
    <w:pPr>
      <w:pStyle w:val="19"/>
    </w:pPr>
    <w:r>
      <w:fldChar w:fldCharType="begin"/>
    </w:r>
    <w:r>
      <w:instrText xml:space="preserve"> PAGE  \* MERGEFORMAT </w:instrText>
    </w:r>
    <w:r>
      <w:fldChar w:fldCharType="separate"/>
    </w:r>
    <w:r>
      <w:t>2</w:t>
    </w:r>
    <w:r>
      <w:fldChar w:fldCharType="end"/>
    </w:r>
    <w:r>
      <w:rPr>
        <w:rFonts w:hint="eastAsia"/>
      </w:rPr>
      <w:tab/>
    </w:r>
    <w:r>
      <w:rPr>
        <w:rFonts w:hint="eastAsia"/>
      </w:rPr>
      <w:t>南方电网技术</w:t>
    </w:r>
    <w:r>
      <w:rPr>
        <w:rFonts w:hint="eastAsia"/>
      </w:rPr>
      <w:tab/>
    </w:r>
    <w:r>
      <w:rPr>
        <w:rFonts w:hint="eastAsia"/>
      </w:rPr>
      <w:t>第6卷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A14D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A174C">
    <w:pPr>
      <w:pStyle w:val="19"/>
    </w:pPr>
  </w:p>
  <w:p w14:paraId="70ECA0EA">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6E3E3">
    <w:pPr>
      <w:pStyle w:val="19"/>
    </w:pPr>
  </w:p>
  <w:p w14:paraId="616154A1">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36419">
    <w:pPr>
      <w:pStyle w:val="19"/>
    </w:pPr>
  </w:p>
  <w:p w14:paraId="2154044D">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BBBEE"/>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E7AB2"/>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15E65">
    <w:pPr>
      <w:pStyle w:val="19"/>
    </w:pPr>
  </w:p>
  <w:p w14:paraId="341EF0EE">
    <w:pPr>
      <w:pStyle w:val="19"/>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第6卷</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73E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258D1"/>
    <w:multiLevelType w:val="multilevel"/>
    <w:tmpl w:val="002258D1"/>
    <w:lvl w:ilvl="0" w:tentative="0">
      <w:start w:val="1"/>
      <w:numFmt w:val="decimal"/>
      <w:pStyle w:val="63"/>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
    <w:nsid w:val="029F302F"/>
    <w:multiLevelType w:val="multilevel"/>
    <w:tmpl w:val="029F302F"/>
    <w:lvl w:ilvl="0" w:tentative="0">
      <w:start w:val="1"/>
      <w:numFmt w:val="decimal"/>
      <w:pStyle w:val="66"/>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64"/>
        </w:tabs>
        <w:ind w:left="1264" w:hanging="420"/>
      </w:pPr>
    </w:lvl>
    <w:lvl w:ilvl="2" w:tentative="0">
      <w:start w:val="1"/>
      <w:numFmt w:val="lowerRoman"/>
      <w:lvlText w:val="%3."/>
      <w:lvlJc w:val="right"/>
      <w:pPr>
        <w:tabs>
          <w:tab w:val="left" w:pos="1684"/>
        </w:tabs>
        <w:ind w:left="1684" w:hanging="420"/>
      </w:pPr>
    </w:lvl>
    <w:lvl w:ilvl="3" w:tentative="0">
      <w:start w:val="1"/>
      <w:numFmt w:val="decimal"/>
      <w:lvlText w:val="%4."/>
      <w:lvlJc w:val="left"/>
      <w:pPr>
        <w:tabs>
          <w:tab w:val="left" w:pos="2104"/>
        </w:tabs>
        <w:ind w:left="2104" w:hanging="420"/>
      </w:pPr>
    </w:lvl>
    <w:lvl w:ilvl="4" w:tentative="0">
      <w:start w:val="1"/>
      <w:numFmt w:val="lowerLetter"/>
      <w:lvlText w:val="%5)"/>
      <w:lvlJc w:val="left"/>
      <w:pPr>
        <w:tabs>
          <w:tab w:val="left" w:pos="2524"/>
        </w:tabs>
        <w:ind w:left="2524" w:hanging="420"/>
      </w:pPr>
    </w:lvl>
    <w:lvl w:ilvl="5" w:tentative="0">
      <w:start w:val="1"/>
      <w:numFmt w:val="lowerRoman"/>
      <w:lvlText w:val="%6."/>
      <w:lvlJc w:val="right"/>
      <w:pPr>
        <w:tabs>
          <w:tab w:val="left" w:pos="2944"/>
        </w:tabs>
        <w:ind w:left="2944" w:hanging="420"/>
      </w:pPr>
    </w:lvl>
    <w:lvl w:ilvl="6" w:tentative="0">
      <w:start w:val="1"/>
      <w:numFmt w:val="decimal"/>
      <w:lvlText w:val="%7."/>
      <w:lvlJc w:val="left"/>
      <w:pPr>
        <w:tabs>
          <w:tab w:val="left" w:pos="3364"/>
        </w:tabs>
        <w:ind w:left="3364" w:hanging="420"/>
      </w:pPr>
    </w:lvl>
    <w:lvl w:ilvl="7" w:tentative="0">
      <w:start w:val="1"/>
      <w:numFmt w:val="lowerLetter"/>
      <w:lvlText w:val="%8)"/>
      <w:lvlJc w:val="left"/>
      <w:pPr>
        <w:tabs>
          <w:tab w:val="left" w:pos="3784"/>
        </w:tabs>
        <w:ind w:left="3784" w:hanging="420"/>
      </w:pPr>
    </w:lvl>
    <w:lvl w:ilvl="8" w:tentative="0">
      <w:start w:val="1"/>
      <w:numFmt w:val="lowerRoman"/>
      <w:lvlText w:val="%9."/>
      <w:lvlJc w:val="right"/>
      <w:pPr>
        <w:tabs>
          <w:tab w:val="left" w:pos="4204"/>
        </w:tabs>
        <w:ind w:left="4204" w:hanging="420"/>
      </w:pPr>
    </w:lvl>
  </w:abstractNum>
  <w:abstractNum w:abstractNumId="2">
    <w:nsid w:val="121F6408"/>
    <w:multiLevelType w:val="multilevel"/>
    <w:tmpl w:val="121F6408"/>
    <w:lvl w:ilvl="0" w:tentative="0">
      <w:start w:val="1"/>
      <w:numFmt w:val="decimal"/>
      <w:pStyle w:val="42"/>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3">
    <w:nsid w:val="18D85061"/>
    <w:multiLevelType w:val="multilevel"/>
    <w:tmpl w:val="18D85061"/>
    <w:lvl w:ilvl="0" w:tentative="0">
      <w:start w:val="1"/>
      <w:numFmt w:val="decimal"/>
      <w:lvlText w:val="%1"/>
      <w:lvlJc w:val="left"/>
      <w:pPr>
        <w:tabs>
          <w:tab w:val="left" w:pos="432"/>
        </w:tabs>
        <w:ind w:left="432" w:hanging="432"/>
      </w:pPr>
      <w:rPr>
        <w:rFonts w:hint="eastAsia"/>
      </w:rPr>
    </w:lvl>
    <w:lvl w:ilvl="1" w:tentative="0">
      <w:start w:val="1"/>
      <w:numFmt w:val="decimal"/>
      <w:isLgl/>
      <w:lvlText w:val="%1.%2"/>
      <w:lvlJc w:val="left"/>
      <w:pPr>
        <w:tabs>
          <w:tab w:val="left" w:pos="576"/>
        </w:tabs>
        <w:ind w:left="0" w:firstLine="0"/>
      </w:pPr>
      <w:rPr>
        <w:rFonts w:hint="eastAsia" w:ascii="Arial Unicode MS" w:hAnsi="Arial Unicode MS" w:eastAsia="黑体"/>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4">
    <w:nsid w:val="1BDE37AD"/>
    <w:multiLevelType w:val="multilevel"/>
    <w:tmpl w:val="1BDE37AD"/>
    <w:lvl w:ilvl="0" w:tentative="0">
      <w:start w:val="1"/>
      <w:numFmt w:val="decimal"/>
      <w:pStyle w:val="36"/>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B504FF3"/>
    <w:multiLevelType w:val="multilevel"/>
    <w:tmpl w:val="2B504FF3"/>
    <w:lvl w:ilvl="0" w:tentative="0">
      <w:start w:val="1"/>
      <w:numFmt w:val="decimal"/>
      <w:pStyle w:val="62"/>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6">
    <w:nsid w:val="2B6338AC"/>
    <w:multiLevelType w:val="singleLevel"/>
    <w:tmpl w:val="2B6338AC"/>
    <w:lvl w:ilvl="0" w:tentative="0">
      <w:start w:val="1"/>
      <w:numFmt w:val="decimal"/>
      <w:pStyle w:val="44"/>
      <w:lvlText w:val="[%1]"/>
      <w:lvlJc w:val="left"/>
      <w:pPr>
        <w:tabs>
          <w:tab w:val="left" w:pos="454"/>
        </w:tabs>
        <w:ind w:left="454" w:hanging="454"/>
      </w:pPr>
      <w:rPr>
        <w:rFonts w:hint="default" w:ascii="Times New Roman" w:hAnsi="Times New Roman" w:eastAsia="宋体"/>
        <w:sz w:val="15"/>
        <w:szCs w:val="15"/>
      </w:rPr>
    </w:lvl>
  </w:abstractNum>
  <w:abstractNum w:abstractNumId="7">
    <w:nsid w:val="2BCA0F42"/>
    <w:multiLevelType w:val="multilevel"/>
    <w:tmpl w:val="2BCA0F42"/>
    <w:lvl w:ilvl="0" w:tentative="0">
      <w:start w:val="1"/>
      <w:numFmt w:val="decimal"/>
      <w:lvlText w:val="（%1）"/>
      <w:lvlJc w:val="left"/>
      <w:pPr>
        <w:tabs>
          <w:tab w:val="left" w:pos="1021"/>
        </w:tabs>
        <w:ind w:left="0" w:firstLine="420"/>
      </w:pPr>
      <w:rPr>
        <w:rFonts w:hint="default" w:ascii="Times New Roman" w:hAnsi="Times New Roman" w:eastAsia="方正书宋_GBK"/>
      </w:rPr>
    </w:lvl>
    <w:lvl w:ilvl="1" w:tentative="0">
      <w:start w:val="1"/>
      <w:numFmt w:val="lowerLetter"/>
      <w:pStyle w:val="65"/>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8">
    <w:nsid w:val="39215AED"/>
    <w:multiLevelType w:val="multilevel"/>
    <w:tmpl w:val="39215AED"/>
    <w:lvl w:ilvl="0" w:tentative="0">
      <w:start w:val="1"/>
      <w:numFmt w:val="decimal"/>
      <w:pStyle w:val="39"/>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9">
    <w:nsid w:val="3BBB3D9E"/>
    <w:multiLevelType w:val="multilevel"/>
    <w:tmpl w:val="3BBB3D9E"/>
    <w:lvl w:ilvl="0" w:tentative="0">
      <w:start w:val="1"/>
      <w:numFmt w:val="decimal"/>
      <w:pStyle w:val="60"/>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64"/>
        </w:tabs>
        <w:ind w:left="1264" w:hanging="420"/>
      </w:pPr>
    </w:lvl>
    <w:lvl w:ilvl="2" w:tentative="0">
      <w:start w:val="1"/>
      <w:numFmt w:val="lowerRoman"/>
      <w:lvlText w:val="%3."/>
      <w:lvlJc w:val="right"/>
      <w:pPr>
        <w:tabs>
          <w:tab w:val="left" w:pos="1684"/>
        </w:tabs>
        <w:ind w:left="1684" w:hanging="420"/>
      </w:pPr>
    </w:lvl>
    <w:lvl w:ilvl="3" w:tentative="0">
      <w:start w:val="1"/>
      <w:numFmt w:val="decimal"/>
      <w:lvlText w:val="%4."/>
      <w:lvlJc w:val="left"/>
      <w:pPr>
        <w:tabs>
          <w:tab w:val="left" w:pos="2104"/>
        </w:tabs>
        <w:ind w:left="2104" w:hanging="420"/>
      </w:pPr>
    </w:lvl>
    <w:lvl w:ilvl="4" w:tentative="0">
      <w:start w:val="1"/>
      <w:numFmt w:val="lowerLetter"/>
      <w:lvlText w:val="%5)"/>
      <w:lvlJc w:val="left"/>
      <w:pPr>
        <w:tabs>
          <w:tab w:val="left" w:pos="2524"/>
        </w:tabs>
        <w:ind w:left="2524" w:hanging="420"/>
      </w:pPr>
    </w:lvl>
    <w:lvl w:ilvl="5" w:tentative="0">
      <w:start w:val="1"/>
      <w:numFmt w:val="lowerRoman"/>
      <w:lvlText w:val="%6."/>
      <w:lvlJc w:val="right"/>
      <w:pPr>
        <w:tabs>
          <w:tab w:val="left" w:pos="2944"/>
        </w:tabs>
        <w:ind w:left="2944" w:hanging="420"/>
      </w:pPr>
    </w:lvl>
    <w:lvl w:ilvl="6" w:tentative="0">
      <w:start w:val="1"/>
      <w:numFmt w:val="decimal"/>
      <w:lvlText w:val="%7."/>
      <w:lvlJc w:val="left"/>
      <w:pPr>
        <w:tabs>
          <w:tab w:val="left" w:pos="3364"/>
        </w:tabs>
        <w:ind w:left="3364" w:hanging="420"/>
      </w:pPr>
    </w:lvl>
    <w:lvl w:ilvl="7" w:tentative="0">
      <w:start w:val="1"/>
      <w:numFmt w:val="lowerLetter"/>
      <w:lvlText w:val="%8)"/>
      <w:lvlJc w:val="left"/>
      <w:pPr>
        <w:tabs>
          <w:tab w:val="left" w:pos="3784"/>
        </w:tabs>
        <w:ind w:left="3784" w:hanging="420"/>
      </w:pPr>
    </w:lvl>
    <w:lvl w:ilvl="8" w:tentative="0">
      <w:start w:val="1"/>
      <w:numFmt w:val="lowerRoman"/>
      <w:lvlText w:val="%9."/>
      <w:lvlJc w:val="right"/>
      <w:pPr>
        <w:tabs>
          <w:tab w:val="left" w:pos="4204"/>
        </w:tabs>
        <w:ind w:left="4204" w:hanging="420"/>
      </w:pPr>
    </w:lvl>
  </w:abstractNum>
  <w:abstractNum w:abstractNumId="10">
    <w:nsid w:val="3F5E34A8"/>
    <w:multiLevelType w:val="multilevel"/>
    <w:tmpl w:val="3F5E34A8"/>
    <w:lvl w:ilvl="0" w:tentative="0">
      <w:start w:val="1"/>
      <w:numFmt w:val="decimal"/>
      <w:pStyle w:val="52"/>
      <w:lvlText w:val="%1）"/>
      <w:lvlJc w:val="left"/>
      <w:pPr>
        <w:tabs>
          <w:tab w:val="left" w:pos="794"/>
        </w:tabs>
        <w:ind w:left="0" w:firstLine="420"/>
      </w:pPr>
      <w:rPr>
        <w:rFonts w:hint="eastAsia"/>
      </w:rPr>
    </w:lvl>
    <w:lvl w:ilvl="1" w:tentative="0">
      <w:start w:val="1"/>
      <w:numFmt w:val="decimal"/>
      <w:lvlText w:val="%2）"/>
      <w:lvlJc w:val="left"/>
      <w:pPr>
        <w:tabs>
          <w:tab w:val="left" w:pos="794"/>
        </w:tabs>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1">
    <w:nsid w:val="44B10D50"/>
    <w:multiLevelType w:val="multilevel"/>
    <w:tmpl w:val="44B10D50"/>
    <w:lvl w:ilvl="0" w:tentative="0">
      <w:start w:val="1"/>
      <w:numFmt w:val="decimal"/>
      <w:pStyle w:val="40"/>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708"/>
        </w:tabs>
        <w:ind w:left="1708" w:hanging="420"/>
      </w:pPr>
    </w:lvl>
    <w:lvl w:ilvl="2" w:tentative="0">
      <w:start w:val="1"/>
      <w:numFmt w:val="lowerRoman"/>
      <w:lvlText w:val="%3."/>
      <w:lvlJc w:val="right"/>
      <w:pPr>
        <w:tabs>
          <w:tab w:val="left" w:pos="2128"/>
        </w:tabs>
        <w:ind w:left="2128" w:hanging="420"/>
      </w:pPr>
    </w:lvl>
    <w:lvl w:ilvl="3" w:tentative="0">
      <w:start w:val="1"/>
      <w:numFmt w:val="decimal"/>
      <w:lvlText w:val="%4."/>
      <w:lvlJc w:val="left"/>
      <w:pPr>
        <w:tabs>
          <w:tab w:val="left" w:pos="2548"/>
        </w:tabs>
        <w:ind w:left="2548" w:hanging="420"/>
      </w:pPr>
    </w:lvl>
    <w:lvl w:ilvl="4" w:tentative="0">
      <w:start w:val="1"/>
      <w:numFmt w:val="lowerLetter"/>
      <w:lvlText w:val="%5)"/>
      <w:lvlJc w:val="left"/>
      <w:pPr>
        <w:tabs>
          <w:tab w:val="left" w:pos="2968"/>
        </w:tabs>
        <w:ind w:left="2968" w:hanging="420"/>
      </w:pPr>
    </w:lvl>
    <w:lvl w:ilvl="5" w:tentative="0">
      <w:start w:val="1"/>
      <w:numFmt w:val="lowerRoman"/>
      <w:lvlText w:val="%6."/>
      <w:lvlJc w:val="right"/>
      <w:pPr>
        <w:tabs>
          <w:tab w:val="left" w:pos="3388"/>
        </w:tabs>
        <w:ind w:left="3388" w:hanging="420"/>
      </w:pPr>
    </w:lvl>
    <w:lvl w:ilvl="6" w:tentative="0">
      <w:start w:val="1"/>
      <w:numFmt w:val="decimal"/>
      <w:lvlText w:val="%7."/>
      <w:lvlJc w:val="left"/>
      <w:pPr>
        <w:tabs>
          <w:tab w:val="left" w:pos="3808"/>
        </w:tabs>
        <w:ind w:left="3808" w:hanging="420"/>
      </w:pPr>
    </w:lvl>
    <w:lvl w:ilvl="7" w:tentative="0">
      <w:start w:val="1"/>
      <w:numFmt w:val="lowerLetter"/>
      <w:lvlText w:val="%8)"/>
      <w:lvlJc w:val="left"/>
      <w:pPr>
        <w:tabs>
          <w:tab w:val="left" w:pos="4228"/>
        </w:tabs>
        <w:ind w:left="4228" w:hanging="420"/>
      </w:pPr>
    </w:lvl>
    <w:lvl w:ilvl="8" w:tentative="0">
      <w:start w:val="1"/>
      <w:numFmt w:val="lowerRoman"/>
      <w:lvlText w:val="%9."/>
      <w:lvlJc w:val="right"/>
      <w:pPr>
        <w:tabs>
          <w:tab w:val="left" w:pos="4648"/>
        </w:tabs>
        <w:ind w:left="4648" w:hanging="420"/>
      </w:pPr>
    </w:lvl>
  </w:abstractNum>
  <w:abstractNum w:abstractNumId="12">
    <w:nsid w:val="46154776"/>
    <w:multiLevelType w:val="multilevel"/>
    <w:tmpl w:val="46154776"/>
    <w:lvl w:ilvl="0" w:tentative="0">
      <w:start w:val="1"/>
      <w:numFmt w:val="decimal"/>
      <w:pStyle w:val="37"/>
      <w:lvlText w:val="（%1）"/>
      <w:lvlJc w:val="left"/>
      <w:pPr>
        <w:tabs>
          <w:tab w:val="left" w:pos="1021"/>
        </w:tabs>
        <w:ind w:left="0" w:firstLine="420"/>
      </w:pPr>
      <w:rPr>
        <w:rFonts w:hint="default" w:ascii="Times New Roman" w:hAnsi="Times New Roman" w:eastAsia="方正书宋_GBK"/>
      </w:rPr>
    </w:lvl>
    <w:lvl w:ilvl="1" w:tentative="0">
      <w:start w:val="1"/>
      <w:numFmt w:val="decimal"/>
      <w:lvlText w:val="%2、"/>
      <w:lvlJc w:val="left"/>
      <w:pPr>
        <w:tabs>
          <w:tab w:val="left" w:pos="740"/>
        </w:tabs>
        <w:ind w:left="740" w:hanging="360"/>
      </w:pPr>
      <w:rPr>
        <w:rFonts w:hint="eastAsia"/>
      </w:rPr>
    </w:lvl>
    <w:lvl w:ilvl="2" w:tentative="0">
      <w:start w:val="1"/>
      <w:numFmt w:val="lowerRoman"/>
      <w:lvlText w:val="%3."/>
      <w:lvlJc w:val="right"/>
      <w:pPr>
        <w:tabs>
          <w:tab w:val="left" w:pos="1220"/>
        </w:tabs>
        <w:ind w:left="1220" w:hanging="420"/>
      </w:pPr>
    </w:lvl>
    <w:lvl w:ilvl="3" w:tentative="0">
      <w:start w:val="1"/>
      <w:numFmt w:val="decimal"/>
      <w:lvlText w:val="%4."/>
      <w:lvlJc w:val="left"/>
      <w:pPr>
        <w:tabs>
          <w:tab w:val="left" w:pos="1640"/>
        </w:tabs>
        <w:ind w:left="1640" w:hanging="420"/>
      </w:pPr>
    </w:lvl>
    <w:lvl w:ilvl="4" w:tentative="0">
      <w:start w:val="1"/>
      <w:numFmt w:val="lowerLetter"/>
      <w:lvlText w:val="%5)"/>
      <w:lvlJc w:val="left"/>
      <w:pPr>
        <w:tabs>
          <w:tab w:val="left" w:pos="2060"/>
        </w:tabs>
        <w:ind w:left="2060" w:hanging="420"/>
      </w:pPr>
    </w:lvl>
    <w:lvl w:ilvl="5" w:tentative="0">
      <w:start w:val="1"/>
      <w:numFmt w:val="lowerRoman"/>
      <w:lvlText w:val="%6."/>
      <w:lvlJc w:val="right"/>
      <w:pPr>
        <w:tabs>
          <w:tab w:val="left" w:pos="2480"/>
        </w:tabs>
        <w:ind w:left="2480" w:hanging="420"/>
      </w:pPr>
    </w:lvl>
    <w:lvl w:ilvl="6" w:tentative="0">
      <w:start w:val="1"/>
      <w:numFmt w:val="decimal"/>
      <w:lvlText w:val="%7."/>
      <w:lvlJc w:val="left"/>
      <w:pPr>
        <w:tabs>
          <w:tab w:val="left" w:pos="2900"/>
        </w:tabs>
        <w:ind w:left="2900" w:hanging="420"/>
      </w:pPr>
    </w:lvl>
    <w:lvl w:ilvl="7" w:tentative="0">
      <w:start w:val="1"/>
      <w:numFmt w:val="lowerLetter"/>
      <w:lvlText w:val="%8)"/>
      <w:lvlJc w:val="left"/>
      <w:pPr>
        <w:tabs>
          <w:tab w:val="left" w:pos="3320"/>
        </w:tabs>
        <w:ind w:left="3320" w:hanging="420"/>
      </w:pPr>
    </w:lvl>
    <w:lvl w:ilvl="8" w:tentative="0">
      <w:start w:val="1"/>
      <w:numFmt w:val="lowerRoman"/>
      <w:lvlText w:val="%9."/>
      <w:lvlJc w:val="right"/>
      <w:pPr>
        <w:tabs>
          <w:tab w:val="left" w:pos="3740"/>
        </w:tabs>
        <w:ind w:left="3740" w:hanging="420"/>
      </w:pPr>
    </w:lvl>
  </w:abstractNum>
  <w:abstractNum w:abstractNumId="13">
    <w:nsid w:val="580C10BA"/>
    <w:multiLevelType w:val="multilevel"/>
    <w:tmpl w:val="580C10BA"/>
    <w:lvl w:ilvl="0" w:tentative="0">
      <w:start w:val="1"/>
      <w:numFmt w:val="decimal"/>
      <w:pStyle w:val="49"/>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59CB0CA1"/>
    <w:multiLevelType w:val="multilevel"/>
    <w:tmpl w:val="59CB0CA1"/>
    <w:lvl w:ilvl="0" w:tentative="0">
      <w:start w:val="1"/>
      <w:numFmt w:val="decimal"/>
      <w:pStyle w:val="48"/>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272"/>
        </w:tabs>
        <w:ind w:left="1272" w:hanging="420"/>
      </w:pPr>
    </w:lvl>
    <w:lvl w:ilvl="2" w:tentative="0">
      <w:start w:val="1"/>
      <w:numFmt w:val="lowerRoman"/>
      <w:lvlText w:val="%3."/>
      <w:lvlJc w:val="right"/>
      <w:pPr>
        <w:tabs>
          <w:tab w:val="left" w:pos="1692"/>
        </w:tabs>
        <w:ind w:left="1692" w:hanging="420"/>
      </w:pPr>
    </w:lvl>
    <w:lvl w:ilvl="3" w:tentative="0">
      <w:start w:val="1"/>
      <w:numFmt w:val="decimal"/>
      <w:lvlText w:val="%4."/>
      <w:lvlJc w:val="left"/>
      <w:pPr>
        <w:tabs>
          <w:tab w:val="left" w:pos="2112"/>
        </w:tabs>
        <w:ind w:left="2112" w:hanging="420"/>
      </w:pPr>
    </w:lvl>
    <w:lvl w:ilvl="4" w:tentative="0">
      <w:start w:val="1"/>
      <w:numFmt w:val="lowerLetter"/>
      <w:lvlText w:val="%5)"/>
      <w:lvlJc w:val="left"/>
      <w:pPr>
        <w:tabs>
          <w:tab w:val="left" w:pos="2532"/>
        </w:tabs>
        <w:ind w:left="2532" w:hanging="420"/>
      </w:pPr>
    </w:lvl>
    <w:lvl w:ilvl="5" w:tentative="0">
      <w:start w:val="1"/>
      <w:numFmt w:val="lowerRoman"/>
      <w:lvlText w:val="%6."/>
      <w:lvlJc w:val="right"/>
      <w:pPr>
        <w:tabs>
          <w:tab w:val="left" w:pos="2952"/>
        </w:tabs>
        <w:ind w:left="2952" w:hanging="420"/>
      </w:pPr>
    </w:lvl>
    <w:lvl w:ilvl="6" w:tentative="0">
      <w:start w:val="1"/>
      <w:numFmt w:val="decimal"/>
      <w:lvlText w:val="%7."/>
      <w:lvlJc w:val="left"/>
      <w:pPr>
        <w:tabs>
          <w:tab w:val="left" w:pos="3372"/>
        </w:tabs>
        <w:ind w:left="3372" w:hanging="420"/>
      </w:pPr>
    </w:lvl>
    <w:lvl w:ilvl="7" w:tentative="0">
      <w:start w:val="1"/>
      <w:numFmt w:val="lowerLetter"/>
      <w:lvlText w:val="%8)"/>
      <w:lvlJc w:val="left"/>
      <w:pPr>
        <w:tabs>
          <w:tab w:val="left" w:pos="3792"/>
        </w:tabs>
        <w:ind w:left="3792" w:hanging="420"/>
      </w:pPr>
    </w:lvl>
    <w:lvl w:ilvl="8" w:tentative="0">
      <w:start w:val="1"/>
      <w:numFmt w:val="lowerRoman"/>
      <w:lvlText w:val="%9."/>
      <w:lvlJc w:val="right"/>
      <w:pPr>
        <w:tabs>
          <w:tab w:val="left" w:pos="4212"/>
        </w:tabs>
        <w:ind w:left="4212" w:hanging="420"/>
      </w:pPr>
    </w:lvl>
  </w:abstractNum>
  <w:abstractNum w:abstractNumId="15">
    <w:nsid w:val="5A536A89"/>
    <w:multiLevelType w:val="multilevel"/>
    <w:tmpl w:val="5A536A89"/>
    <w:lvl w:ilvl="0" w:tentative="0">
      <w:start w:val="1"/>
      <w:numFmt w:val="decimal"/>
      <w:pStyle w:val="58"/>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6">
    <w:nsid w:val="5BEE0D8C"/>
    <w:multiLevelType w:val="multilevel"/>
    <w:tmpl w:val="5BEE0D8C"/>
    <w:lvl w:ilvl="0" w:tentative="0">
      <w:start w:val="1"/>
      <w:numFmt w:val="decimal"/>
      <w:pStyle w:val="57"/>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4E57919"/>
    <w:multiLevelType w:val="multilevel"/>
    <w:tmpl w:val="64E57919"/>
    <w:lvl w:ilvl="0" w:tentative="0">
      <w:start w:val="1"/>
      <w:numFmt w:val="decimal"/>
      <w:pStyle w:val="50"/>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abstractNum w:abstractNumId="18">
    <w:nsid w:val="6FE7491D"/>
    <w:multiLevelType w:val="multilevel"/>
    <w:tmpl w:val="6FE7491D"/>
    <w:lvl w:ilvl="0" w:tentative="0">
      <w:start w:val="1"/>
      <w:numFmt w:val="decimal"/>
      <w:pStyle w:val="2"/>
      <w:lvlText w:val="%1"/>
      <w:lvlJc w:val="left"/>
      <w:pPr>
        <w:tabs>
          <w:tab w:val="left" w:pos="3195"/>
        </w:tabs>
        <w:ind w:left="3192" w:hanging="357"/>
      </w:pPr>
      <w:rPr>
        <w:rFonts w:hint="eastAsia"/>
      </w:rPr>
    </w:lvl>
    <w:lvl w:ilvl="1" w:tentative="0">
      <w:start w:val="1"/>
      <w:numFmt w:val="decimal"/>
      <w:pStyle w:val="4"/>
      <w:lvlText w:val="%1.%2"/>
      <w:lvlJc w:val="left"/>
      <w:pPr>
        <w:tabs>
          <w:tab w:val="left" w:pos="506"/>
        </w:tabs>
        <w:ind w:left="505" w:hanging="505"/>
      </w:pPr>
      <w:rPr>
        <w:rFonts w:hint="eastAsia"/>
      </w:rPr>
    </w:lvl>
    <w:lvl w:ilvl="2" w:tentative="0">
      <w:start w:val="1"/>
      <w:numFmt w:val="decimal"/>
      <w:pStyle w:val="5"/>
      <w:lvlText w:val="%1.%2.%3"/>
      <w:lvlJc w:val="left"/>
      <w:pPr>
        <w:tabs>
          <w:tab w:val="left" w:pos="624"/>
        </w:tabs>
        <w:ind w:left="624" w:hanging="624"/>
      </w:pPr>
      <w:rPr>
        <w:rFonts w:hint="eastAsia"/>
      </w:rPr>
    </w:lvl>
    <w:lvl w:ilvl="3" w:tentative="0">
      <w:start w:val="1"/>
      <w:numFmt w:val="decimal"/>
      <w:pStyle w:val="6"/>
      <w:lvlText w:val="%1.%2.%3.%4"/>
      <w:lvlJc w:val="left"/>
      <w:pPr>
        <w:tabs>
          <w:tab w:val="left" w:pos="794"/>
        </w:tabs>
        <w:ind w:left="794" w:hanging="79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9">
    <w:nsid w:val="750B6D5E"/>
    <w:multiLevelType w:val="multilevel"/>
    <w:tmpl w:val="750B6D5E"/>
    <w:lvl w:ilvl="0" w:tentative="0">
      <w:start w:val="1"/>
      <w:numFmt w:val="decimal"/>
      <w:pStyle w:val="38"/>
      <w:lvlText w:val="%1）"/>
      <w:lvlJc w:val="left"/>
      <w:pPr>
        <w:tabs>
          <w:tab w:val="left" w:pos="794"/>
        </w:tabs>
        <w:ind w:left="0" w:firstLine="420"/>
      </w:pPr>
      <w:rPr>
        <w:rFonts w:hint="eastAsia"/>
      </w:rPr>
    </w:lvl>
    <w:lvl w:ilvl="1" w:tentative="0">
      <w:start w:val="1"/>
      <w:numFmt w:val="lowerLetter"/>
      <w:lvlText w:val="%2)"/>
      <w:lvlJc w:val="left"/>
      <w:pPr>
        <w:ind w:left="0" w:firstLine="420"/>
      </w:pPr>
      <w:rPr>
        <w:rFonts w:hint="eastAsia"/>
      </w:rPr>
    </w:lvl>
    <w:lvl w:ilvl="2" w:tentative="0">
      <w:start w:val="1"/>
      <w:numFmt w:val="lowerRoman"/>
      <w:lvlText w:val="%3."/>
      <w:lvlJc w:val="right"/>
      <w:pPr>
        <w:ind w:left="0" w:firstLine="420"/>
      </w:pPr>
      <w:rPr>
        <w:rFonts w:hint="eastAsia"/>
      </w:rPr>
    </w:lvl>
    <w:lvl w:ilvl="3" w:tentative="0">
      <w:start w:val="1"/>
      <w:numFmt w:val="decimal"/>
      <w:lvlText w:val="%4."/>
      <w:lvlJc w:val="left"/>
      <w:pPr>
        <w:ind w:left="0" w:firstLine="420"/>
      </w:pPr>
      <w:rPr>
        <w:rFonts w:hint="eastAsia"/>
      </w:rPr>
    </w:lvl>
    <w:lvl w:ilvl="4" w:tentative="0">
      <w:start w:val="1"/>
      <w:numFmt w:val="lowerLetter"/>
      <w:lvlText w:val="%5)"/>
      <w:lvlJc w:val="left"/>
      <w:pPr>
        <w:ind w:left="0" w:firstLine="420"/>
      </w:pPr>
      <w:rPr>
        <w:rFonts w:hint="eastAsia"/>
      </w:rPr>
    </w:lvl>
    <w:lvl w:ilvl="5" w:tentative="0">
      <w:start w:val="1"/>
      <w:numFmt w:val="lowerRoman"/>
      <w:lvlText w:val="%6."/>
      <w:lvlJc w:val="right"/>
      <w:pPr>
        <w:ind w:left="0" w:firstLine="420"/>
      </w:pPr>
      <w:rPr>
        <w:rFonts w:hint="eastAsia"/>
      </w:rPr>
    </w:lvl>
    <w:lvl w:ilvl="6" w:tentative="0">
      <w:start w:val="1"/>
      <w:numFmt w:val="decimal"/>
      <w:lvlText w:val="%7."/>
      <w:lvlJc w:val="left"/>
      <w:pPr>
        <w:ind w:left="0" w:firstLine="420"/>
      </w:pPr>
      <w:rPr>
        <w:rFonts w:hint="eastAsia"/>
      </w:rPr>
    </w:lvl>
    <w:lvl w:ilvl="7" w:tentative="0">
      <w:start w:val="1"/>
      <w:numFmt w:val="lowerLetter"/>
      <w:lvlText w:val="%8)"/>
      <w:lvlJc w:val="left"/>
      <w:pPr>
        <w:ind w:left="0" w:firstLine="420"/>
      </w:pPr>
      <w:rPr>
        <w:rFonts w:hint="eastAsia"/>
      </w:rPr>
    </w:lvl>
    <w:lvl w:ilvl="8" w:tentative="0">
      <w:start w:val="1"/>
      <w:numFmt w:val="lowerRoman"/>
      <w:lvlText w:val="%9."/>
      <w:lvlJc w:val="right"/>
      <w:pPr>
        <w:ind w:left="0" w:firstLine="420"/>
      </w:pPr>
      <w:rPr>
        <w:rFonts w:hint="eastAsia"/>
      </w:rPr>
    </w:lvl>
  </w:abstractNum>
  <w:num w:numId="1">
    <w:abstractNumId w:val="18"/>
  </w:num>
  <w:num w:numId="2">
    <w:abstractNumId w:val="3"/>
  </w:num>
  <w:num w:numId="3">
    <w:abstractNumId w:val="4"/>
  </w:num>
  <w:num w:numId="4">
    <w:abstractNumId w:val="12"/>
  </w:num>
  <w:num w:numId="5">
    <w:abstractNumId w:val="19"/>
  </w:num>
  <w:num w:numId="6">
    <w:abstractNumId w:val="8"/>
  </w:num>
  <w:num w:numId="7">
    <w:abstractNumId w:val="11"/>
  </w:num>
  <w:num w:numId="8">
    <w:abstractNumId w:val="2"/>
  </w:num>
  <w:num w:numId="9">
    <w:abstractNumId w:val="6"/>
  </w:num>
  <w:num w:numId="10">
    <w:abstractNumId w:val="14"/>
  </w:num>
  <w:num w:numId="11">
    <w:abstractNumId w:val="13"/>
  </w:num>
  <w:num w:numId="12">
    <w:abstractNumId w:val="17"/>
  </w:num>
  <w:num w:numId="13">
    <w:abstractNumId w:val="10"/>
  </w:num>
  <w:num w:numId="14">
    <w:abstractNumId w:val="16"/>
  </w:num>
  <w:num w:numId="15">
    <w:abstractNumId w:val="15"/>
  </w:num>
  <w:num w:numId="16">
    <w:abstractNumId w:val="9"/>
  </w:num>
  <w:num w:numId="17">
    <w:abstractNumId w:val="5"/>
  </w:num>
  <w:num w:numId="18">
    <w:abstractNumId w:val="0"/>
  </w:num>
  <w:num w:numId="19">
    <w:abstractNumId w:val="7"/>
  </w:num>
  <w:num w:numId="20">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9838166939">
    <w15:presenceInfo w15:providerId="WPS Office" w15:userId="35169024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embedSystemFonts/>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autoHyphenation/>
  <w:hyphenationZone w:val="357"/>
  <w:evenAndOddHeaders w:val="1"/>
  <w:drawingGridHorizontalSpacing w:val="211"/>
  <w:drawingGridVerticalSpacing w:val="317"/>
  <w:displayHorizontalDrawingGridEvery w:val="1"/>
  <w:displayVerticalDrawingGridEvery w:val="1"/>
  <w:noPunctuationKerning w:val="1"/>
  <w:characterSpacingControl w:val="compressPunctuation"/>
  <w:footnotePr>
    <w:footnote w:id="2"/>
    <w:footnote w:id="3"/>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979"/>
    <w:rsid w:val="00004680"/>
    <w:rsid w:val="00007796"/>
    <w:rsid w:val="00007D5F"/>
    <w:rsid w:val="00007ED7"/>
    <w:rsid w:val="00010722"/>
    <w:rsid w:val="00014AF0"/>
    <w:rsid w:val="000165AB"/>
    <w:rsid w:val="00017574"/>
    <w:rsid w:val="00021E00"/>
    <w:rsid w:val="00024664"/>
    <w:rsid w:val="00025A6C"/>
    <w:rsid w:val="00025BD8"/>
    <w:rsid w:val="00026192"/>
    <w:rsid w:val="000269EA"/>
    <w:rsid w:val="00027E7E"/>
    <w:rsid w:val="00027FD0"/>
    <w:rsid w:val="000347CC"/>
    <w:rsid w:val="000349BA"/>
    <w:rsid w:val="00037E7C"/>
    <w:rsid w:val="000413A6"/>
    <w:rsid w:val="00043C14"/>
    <w:rsid w:val="000440E9"/>
    <w:rsid w:val="00045E0D"/>
    <w:rsid w:val="00045FFC"/>
    <w:rsid w:val="00046CAA"/>
    <w:rsid w:val="00046D42"/>
    <w:rsid w:val="00052680"/>
    <w:rsid w:val="00055448"/>
    <w:rsid w:val="0005709B"/>
    <w:rsid w:val="00057346"/>
    <w:rsid w:val="00061CF5"/>
    <w:rsid w:val="00061FFA"/>
    <w:rsid w:val="000629B3"/>
    <w:rsid w:val="00063AA8"/>
    <w:rsid w:val="00064198"/>
    <w:rsid w:val="00072C42"/>
    <w:rsid w:val="00073A79"/>
    <w:rsid w:val="000777E2"/>
    <w:rsid w:val="0008211B"/>
    <w:rsid w:val="000822B4"/>
    <w:rsid w:val="000825B5"/>
    <w:rsid w:val="00082963"/>
    <w:rsid w:val="00082E40"/>
    <w:rsid w:val="00091E4C"/>
    <w:rsid w:val="0009332C"/>
    <w:rsid w:val="00094AF8"/>
    <w:rsid w:val="000958E2"/>
    <w:rsid w:val="00096073"/>
    <w:rsid w:val="00096D55"/>
    <w:rsid w:val="000A1958"/>
    <w:rsid w:val="000A752F"/>
    <w:rsid w:val="000B36EA"/>
    <w:rsid w:val="000B42A5"/>
    <w:rsid w:val="000B4851"/>
    <w:rsid w:val="000B658C"/>
    <w:rsid w:val="000B7294"/>
    <w:rsid w:val="000C0174"/>
    <w:rsid w:val="000C1359"/>
    <w:rsid w:val="000C24AF"/>
    <w:rsid w:val="000D0B4E"/>
    <w:rsid w:val="000D2461"/>
    <w:rsid w:val="000D6133"/>
    <w:rsid w:val="000E1775"/>
    <w:rsid w:val="000E21F2"/>
    <w:rsid w:val="000E3A37"/>
    <w:rsid w:val="000F5D2B"/>
    <w:rsid w:val="000F70A1"/>
    <w:rsid w:val="00101221"/>
    <w:rsid w:val="00101D0C"/>
    <w:rsid w:val="00102898"/>
    <w:rsid w:val="00105927"/>
    <w:rsid w:val="00111E4C"/>
    <w:rsid w:val="00112D2F"/>
    <w:rsid w:val="00113A45"/>
    <w:rsid w:val="00120AD5"/>
    <w:rsid w:val="0012108C"/>
    <w:rsid w:val="00122AFA"/>
    <w:rsid w:val="00124319"/>
    <w:rsid w:val="00125BEF"/>
    <w:rsid w:val="00132438"/>
    <w:rsid w:val="001340A0"/>
    <w:rsid w:val="00136766"/>
    <w:rsid w:val="00140EDB"/>
    <w:rsid w:val="0014127D"/>
    <w:rsid w:val="00142950"/>
    <w:rsid w:val="00142C5B"/>
    <w:rsid w:val="0014331F"/>
    <w:rsid w:val="00143A98"/>
    <w:rsid w:val="00144320"/>
    <w:rsid w:val="00144A45"/>
    <w:rsid w:val="00145532"/>
    <w:rsid w:val="001479CE"/>
    <w:rsid w:val="00151478"/>
    <w:rsid w:val="001525C1"/>
    <w:rsid w:val="001526C2"/>
    <w:rsid w:val="00153F56"/>
    <w:rsid w:val="00156F3A"/>
    <w:rsid w:val="00157637"/>
    <w:rsid w:val="00160D8F"/>
    <w:rsid w:val="00165A67"/>
    <w:rsid w:val="00171864"/>
    <w:rsid w:val="00172A5B"/>
    <w:rsid w:val="00172F44"/>
    <w:rsid w:val="00176504"/>
    <w:rsid w:val="001772C6"/>
    <w:rsid w:val="00180E81"/>
    <w:rsid w:val="0018193F"/>
    <w:rsid w:val="001839D7"/>
    <w:rsid w:val="00185CCA"/>
    <w:rsid w:val="001876AE"/>
    <w:rsid w:val="001878BD"/>
    <w:rsid w:val="00190265"/>
    <w:rsid w:val="001909EB"/>
    <w:rsid w:val="001943B8"/>
    <w:rsid w:val="00194A50"/>
    <w:rsid w:val="00196140"/>
    <w:rsid w:val="001A0EE3"/>
    <w:rsid w:val="001A2F78"/>
    <w:rsid w:val="001A6138"/>
    <w:rsid w:val="001A7BF9"/>
    <w:rsid w:val="001A7D29"/>
    <w:rsid w:val="001B0BC1"/>
    <w:rsid w:val="001B7C99"/>
    <w:rsid w:val="001C1D68"/>
    <w:rsid w:val="001C2996"/>
    <w:rsid w:val="001C36F8"/>
    <w:rsid w:val="001C487C"/>
    <w:rsid w:val="001C5260"/>
    <w:rsid w:val="001C7BD5"/>
    <w:rsid w:val="001D01EB"/>
    <w:rsid w:val="001D3643"/>
    <w:rsid w:val="001D657D"/>
    <w:rsid w:val="001E524F"/>
    <w:rsid w:val="001E67F5"/>
    <w:rsid w:val="001E6B27"/>
    <w:rsid w:val="001F1DDC"/>
    <w:rsid w:val="001F4A97"/>
    <w:rsid w:val="001F6D60"/>
    <w:rsid w:val="00200BFB"/>
    <w:rsid w:val="00200D02"/>
    <w:rsid w:val="002017B6"/>
    <w:rsid w:val="00201A38"/>
    <w:rsid w:val="00202F42"/>
    <w:rsid w:val="00203C33"/>
    <w:rsid w:val="002061B0"/>
    <w:rsid w:val="002065AE"/>
    <w:rsid w:val="0021439C"/>
    <w:rsid w:val="00214A2F"/>
    <w:rsid w:val="002205C2"/>
    <w:rsid w:val="002235EF"/>
    <w:rsid w:val="00223CDA"/>
    <w:rsid w:val="0022474D"/>
    <w:rsid w:val="00225BD2"/>
    <w:rsid w:val="00231A31"/>
    <w:rsid w:val="00233DF3"/>
    <w:rsid w:val="00234506"/>
    <w:rsid w:val="00237776"/>
    <w:rsid w:val="002402EA"/>
    <w:rsid w:val="00241DD1"/>
    <w:rsid w:val="0024256E"/>
    <w:rsid w:val="00243EEA"/>
    <w:rsid w:val="00244304"/>
    <w:rsid w:val="00245CA2"/>
    <w:rsid w:val="00246A10"/>
    <w:rsid w:val="00246D08"/>
    <w:rsid w:val="002502EC"/>
    <w:rsid w:val="00250411"/>
    <w:rsid w:val="00251235"/>
    <w:rsid w:val="00252321"/>
    <w:rsid w:val="00252715"/>
    <w:rsid w:val="00270431"/>
    <w:rsid w:val="00275F4F"/>
    <w:rsid w:val="002771CC"/>
    <w:rsid w:val="002822E5"/>
    <w:rsid w:val="002937B3"/>
    <w:rsid w:val="00296AEE"/>
    <w:rsid w:val="002A1976"/>
    <w:rsid w:val="002A2ACC"/>
    <w:rsid w:val="002A6536"/>
    <w:rsid w:val="002B0387"/>
    <w:rsid w:val="002B2CCD"/>
    <w:rsid w:val="002B6FB9"/>
    <w:rsid w:val="002C0663"/>
    <w:rsid w:val="002C14CB"/>
    <w:rsid w:val="002C17CA"/>
    <w:rsid w:val="002C417B"/>
    <w:rsid w:val="002C4A72"/>
    <w:rsid w:val="002C4D48"/>
    <w:rsid w:val="002C577D"/>
    <w:rsid w:val="002D3EA3"/>
    <w:rsid w:val="002D5D0E"/>
    <w:rsid w:val="002D793C"/>
    <w:rsid w:val="002E3468"/>
    <w:rsid w:val="002E684D"/>
    <w:rsid w:val="002F1F11"/>
    <w:rsid w:val="002F2B83"/>
    <w:rsid w:val="002F552F"/>
    <w:rsid w:val="002F6DCA"/>
    <w:rsid w:val="00301777"/>
    <w:rsid w:val="00302934"/>
    <w:rsid w:val="00303C5C"/>
    <w:rsid w:val="00305462"/>
    <w:rsid w:val="00306850"/>
    <w:rsid w:val="00310979"/>
    <w:rsid w:val="00312ED6"/>
    <w:rsid w:val="00314973"/>
    <w:rsid w:val="0031515F"/>
    <w:rsid w:val="0031765F"/>
    <w:rsid w:val="00320D79"/>
    <w:rsid w:val="00322276"/>
    <w:rsid w:val="0032623E"/>
    <w:rsid w:val="0033389C"/>
    <w:rsid w:val="003359F8"/>
    <w:rsid w:val="003410B3"/>
    <w:rsid w:val="00341592"/>
    <w:rsid w:val="00341CF2"/>
    <w:rsid w:val="0035385F"/>
    <w:rsid w:val="00357CFD"/>
    <w:rsid w:val="003612FC"/>
    <w:rsid w:val="00361384"/>
    <w:rsid w:val="003652F7"/>
    <w:rsid w:val="00366E6B"/>
    <w:rsid w:val="003734E3"/>
    <w:rsid w:val="00376FE5"/>
    <w:rsid w:val="00377B08"/>
    <w:rsid w:val="00377E2D"/>
    <w:rsid w:val="003812CC"/>
    <w:rsid w:val="00382E1F"/>
    <w:rsid w:val="00383417"/>
    <w:rsid w:val="003876F3"/>
    <w:rsid w:val="00390297"/>
    <w:rsid w:val="00393E29"/>
    <w:rsid w:val="0039585C"/>
    <w:rsid w:val="00396488"/>
    <w:rsid w:val="003974E3"/>
    <w:rsid w:val="003A1345"/>
    <w:rsid w:val="003A1611"/>
    <w:rsid w:val="003A1914"/>
    <w:rsid w:val="003A2419"/>
    <w:rsid w:val="003A2472"/>
    <w:rsid w:val="003A274C"/>
    <w:rsid w:val="003A276A"/>
    <w:rsid w:val="003A329B"/>
    <w:rsid w:val="003A36F4"/>
    <w:rsid w:val="003A42AD"/>
    <w:rsid w:val="003A59FC"/>
    <w:rsid w:val="003B3745"/>
    <w:rsid w:val="003C08D1"/>
    <w:rsid w:val="003C0986"/>
    <w:rsid w:val="003D0ECA"/>
    <w:rsid w:val="003D1024"/>
    <w:rsid w:val="003D13EE"/>
    <w:rsid w:val="003D165A"/>
    <w:rsid w:val="003D44EB"/>
    <w:rsid w:val="003D4D58"/>
    <w:rsid w:val="003D51DD"/>
    <w:rsid w:val="003D54E9"/>
    <w:rsid w:val="003E092B"/>
    <w:rsid w:val="003E1205"/>
    <w:rsid w:val="003E73EF"/>
    <w:rsid w:val="003F3CF9"/>
    <w:rsid w:val="00400CC4"/>
    <w:rsid w:val="00401013"/>
    <w:rsid w:val="00401F7D"/>
    <w:rsid w:val="00404113"/>
    <w:rsid w:val="00404AAD"/>
    <w:rsid w:val="004066DB"/>
    <w:rsid w:val="00407B1D"/>
    <w:rsid w:val="004130F2"/>
    <w:rsid w:val="004131B4"/>
    <w:rsid w:val="0041457B"/>
    <w:rsid w:val="00414D54"/>
    <w:rsid w:val="004160AA"/>
    <w:rsid w:val="00416645"/>
    <w:rsid w:val="00416B35"/>
    <w:rsid w:val="00416FDE"/>
    <w:rsid w:val="0041710B"/>
    <w:rsid w:val="00417935"/>
    <w:rsid w:val="004201E5"/>
    <w:rsid w:val="004212BC"/>
    <w:rsid w:val="0042354C"/>
    <w:rsid w:val="00424749"/>
    <w:rsid w:val="00425D75"/>
    <w:rsid w:val="00426EEE"/>
    <w:rsid w:val="00427377"/>
    <w:rsid w:val="00427A62"/>
    <w:rsid w:val="004320F0"/>
    <w:rsid w:val="00432DF6"/>
    <w:rsid w:val="00432E39"/>
    <w:rsid w:val="00435C76"/>
    <w:rsid w:val="00440EAB"/>
    <w:rsid w:val="004413D2"/>
    <w:rsid w:val="0044438C"/>
    <w:rsid w:val="00444448"/>
    <w:rsid w:val="004450AA"/>
    <w:rsid w:val="004457AA"/>
    <w:rsid w:val="00446607"/>
    <w:rsid w:val="004466A9"/>
    <w:rsid w:val="0045008D"/>
    <w:rsid w:val="004504E4"/>
    <w:rsid w:val="00451D90"/>
    <w:rsid w:val="004535F4"/>
    <w:rsid w:val="00457B7F"/>
    <w:rsid w:val="00460677"/>
    <w:rsid w:val="004630E5"/>
    <w:rsid w:val="00463CCD"/>
    <w:rsid w:val="00466F1F"/>
    <w:rsid w:val="004703D1"/>
    <w:rsid w:val="00475603"/>
    <w:rsid w:val="00477464"/>
    <w:rsid w:val="00480696"/>
    <w:rsid w:val="00481D93"/>
    <w:rsid w:val="00484BBD"/>
    <w:rsid w:val="00485767"/>
    <w:rsid w:val="00486A02"/>
    <w:rsid w:val="00493DCA"/>
    <w:rsid w:val="00496CFB"/>
    <w:rsid w:val="004A1ADA"/>
    <w:rsid w:val="004A1E32"/>
    <w:rsid w:val="004A35D7"/>
    <w:rsid w:val="004A67F2"/>
    <w:rsid w:val="004A77DA"/>
    <w:rsid w:val="004B0DE6"/>
    <w:rsid w:val="004B313D"/>
    <w:rsid w:val="004B51B7"/>
    <w:rsid w:val="004C0F35"/>
    <w:rsid w:val="004C152A"/>
    <w:rsid w:val="004C60E1"/>
    <w:rsid w:val="004D3639"/>
    <w:rsid w:val="004D368A"/>
    <w:rsid w:val="004E0E76"/>
    <w:rsid w:val="004E3573"/>
    <w:rsid w:val="004E3EDE"/>
    <w:rsid w:val="004E4518"/>
    <w:rsid w:val="004E5242"/>
    <w:rsid w:val="004E54A4"/>
    <w:rsid w:val="004E6BF2"/>
    <w:rsid w:val="004F0C46"/>
    <w:rsid w:val="004F1B37"/>
    <w:rsid w:val="004F2D28"/>
    <w:rsid w:val="004F38A6"/>
    <w:rsid w:val="004F4FFC"/>
    <w:rsid w:val="004F57EE"/>
    <w:rsid w:val="004F6EDC"/>
    <w:rsid w:val="004F7515"/>
    <w:rsid w:val="005011D8"/>
    <w:rsid w:val="00502984"/>
    <w:rsid w:val="00503787"/>
    <w:rsid w:val="00505C99"/>
    <w:rsid w:val="00507BCF"/>
    <w:rsid w:val="00510B26"/>
    <w:rsid w:val="00511826"/>
    <w:rsid w:val="00512F8F"/>
    <w:rsid w:val="005155B8"/>
    <w:rsid w:val="00517256"/>
    <w:rsid w:val="00522B54"/>
    <w:rsid w:val="005239ED"/>
    <w:rsid w:val="00523BB9"/>
    <w:rsid w:val="00523D42"/>
    <w:rsid w:val="00524E2A"/>
    <w:rsid w:val="00525339"/>
    <w:rsid w:val="00525A56"/>
    <w:rsid w:val="00527296"/>
    <w:rsid w:val="00527B02"/>
    <w:rsid w:val="00533892"/>
    <w:rsid w:val="00534416"/>
    <w:rsid w:val="00534EE7"/>
    <w:rsid w:val="005351F4"/>
    <w:rsid w:val="005356B7"/>
    <w:rsid w:val="00535AC3"/>
    <w:rsid w:val="005369F8"/>
    <w:rsid w:val="00541DFA"/>
    <w:rsid w:val="00542017"/>
    <w:rsid w:val="00554728"/>
    <w:rsid w:val="00556370"/>
    <w:rsid w:val="00556BBA"/>
    <w:rsid w:val="00560110"/>
    <w:rsid w:val="0056211E"/>
    <w:rsid w:val="005628AD"/>
    <w:rsid w:val="00562C6A"/>
    <w:rsid w:val="00566016"/>
    <w:rsid w:val="00566234"/>
    <w:rsid w:val="005665DE"/>
    <w:rsid w:val="00566A12"/>
    <w:rsid w:val="005700F6"/>
    <w:rsid w:val="005702C1"/>
    <w:rsid w:val="00570446"/>
    <w:rsid w:val="00571498"/>
    <w:rsid w:val="0057237A"/>
    <w:rsid w:val="00577732"/>
    <w:rsid w:val="005777FD"/>
    <w:rsid w:val="00577FFA"/>
    <w:rsid w:val="00580E38"/>
    <w:rsid w:val="00581793"/>
    <w:rsid w:val="00587285"/>
    <w:rsid w:val="005900B9"/>
    <w:rsid w:val="005946D0"/>
    <w:rsid w:val="005964E1"/>
    <w:rsid w:val="0059651C"/>
    <w:rsid w:val="005A0A6B"/>
    <w:rsid w:val="005A1EA9"/>
    <w:rsid w:val="005A38B8"/>
    <w:rsid w:val="005A5C11"/>
    <w:rsid w:val="005A7481"/>
    <w:rsid w:val="005B07F9"/>
    <w:rsid w:val="005B162A"/>
    <w:rsid w:val="005B44CA"/>
    <w:rsid w:val="005B4821"/>
    <w:rsid w:val="005B64DE"/>
    <w:rsid w:val="005B6A42"/>
    <w:rsid w:val="005B6EEE"/>
    <w:rsid w:val="005B77AF"/>
    <w:rsid w:val="005C360A"/>
    <w:rsid w:val="005C37CD"/>
    <w:rsid w:val="005C6BBF"/>
    <w:rsid w:val="005D0A19"/>
    <w:rsid w:val="005D2465"/>
    <w:rsid w:val="005D4AD7"/>
    <w:rsid w:val="005D5A1B"/>
    <w:rsid w:val="005E0159"/>
    <w:rsid w:val="005E058D"/>
    <w:rsid w:val="005E2FBB"/>
    <w:rsid w:val="005E5019"/>
    <w:rsid w:val="005E6BC5"/>
    <w:rsid w:val="005E7BC8"/>
    <w:rsid w:val="005E7DF8"/>
    <w:rsid w:val="005F0642"/>
    <w:rsid w:val="005F1443"/>
    <w:rsid w:val="005F6765"/>
    <w:rsid w:val="005F69AE"/>
    <w:rsid w:val="006005D4"/>
    <w:rsid w:val="00600F33"/>
    <w:rsid w:val="006013B2"/>
    <w:rsid w:val="00604584"/>
    <w:rsid w:val="00604BAD"/>
    <w:rsid w:val="00604DA5"/>
    <w:rsid w:val="00606241"/>
    <w:rsid w:val="0060626F"/>
    <w:rsid w:val="00607CBD"/>
    <w:rsid w:val="00611635"/>
    <w:rsid w:val="00611F36"/>
    <w:rsid w:val="00613B5D"/>
    <w:rsid w:val="0061619F"/>
    <w:rsid w:val="00624CE1"/>
    <w:rsid w:val="00624EA4"/>
    <w:rsid w:val="0062612C"/>
    <w:rsid w:val="00630037"/>
    <w:rsid w:val="00631593"/>
    <w:rsid w:val="0063398B"/>
    <w:rsid w:val="00634C4B"/>
    <w:rsid w:val="006359E4"/>
    <w:rsid w:val="00635B15"/>
    <w:rsid w:val="00641B7A"/>
    <w:rsid w:val="00647795"/>
    <w:rsid w:val="006534FB"/>
    <w:rsid w:val="00656898"/>
    <w:rsid w:val="00660223"/>
    <w:rsid w:val="00664C59"/>
    <w:rsid w:val="00666D92"/>
    <w:rsid w:val="00667927"/>
    <w:rsid w:val="00670640"/>
    <w:rsid w:val="00672989"/>
    <w:rsid w:val="006746E0"/>
    <w:rsid w:val="0067634D"/>
    <w:rsid w:val="006767B4"/>
    <w:rsid w:val="00677F97"/>
    <w:rsid w:val="00680D02"/>
    <w:rsid w:val="0068395F"/>
    <w:rsid w:val="006B0B67"/>
    <w:rsid w:val="006B1BEC"/>
    <w:rsid w:val="006B2DC7"/>
    <w:rsid w:val="006B476E"/>
    <w:rsid w:val="006B5D56"/>
    <w:rsid w:val="006B6FA1"/>
    <w:rsid w:val="006C095D"/>
    <w:rsid w:val="006C0B32"/>
    <w:rsid w:val="006C0D7C"/>
    <w:rsid w:val="006C15B6"/>
    <w:rsid w:val="006C26FB"/>
    <w:rsid w:val="006C34E8"/>
    <w:rsid w:val="006C523D"/>
    <w:rsid w:val="006D0794"/>
    <w:rsid w:val="006D1BD3"/>
    <w:rsid w:val="006D2BAC"/>
    <w:rsid w:val="006D4830"/>
    <w:rsid w:val="006D4AD4"/>
    <w:rsid w:val="006E0F56"/>
    <w:rsid w:val="006E11C3"/>
    <w:rsid w:val="006E63D6"/>
    <w:rsid w:val="006E6ACC"/>
    <w:rsid w:val="006E6CB3"/>
    <w:rsid w:val="006F08D0"/>
    <w:rsid w:val="006F1FEC"/>
    <w:rsid w:val="006F4326"/>
    <w:rsid w:val="006F4BF3"/>
    <w:rsid w:val="006F4C36"/>
    <w:rsid w:val="00701B64"/>
    <w:rsid w:val="0070323F"/>
    <w:rsid w:val="007042B3"/>
    <w:rsid w:val="00704B48"/>
    <w:rsid w:val="00704E9A"/>
    <w:rsid w:val="00707C13"/>
    <w:rsid w:val="007107F1"/>
    <w:rsid w:val="00712962"/>
    <w:rsid w:val="00712A3F"/>
    <w:rsid w:val="00713926"/>
    <w:rsid w:val="00713ED0"/>
    <w:rsid w:val="00715506"/>
    <w:rsid w:val="00715DAB"/>
    <w:rsid w:val="00721221"/>
    <w:rsid w:val="0072335B"/>
    <w:rsid w:val="00723595"/>
    <w:rsid w:val="0072359B"/>
    <w:rsid w:val="007248B0"/>
    <w:rsid w:val="0072639C"/>
    <w:rsid w:val="00730299"/>
    <w:rsid w:val="00730399"/>
    <w:rsid w:val="0073262C"/>
    <w:rsid w:val="00734BD7"/>
    <w:rsid w:val="007374B4"/>
    <w:rsid w:val="00737B27"/>
    <w:rsid w:val="00742B4F"/>
    <w:rsid w:val="00743984"/>
    <w:rsid w:val="00745204"/>
    <w:rsid w:val="00745D10"/>
    <w:rsid w:val="007461E2"/>
    <w:rsid w:val="007508F2"/>
    <w:rsid w:val="00753C43"/>
    <w:rsid w:val="0075558B"/>
    <w:rsid w:val="0075790B"/>
    <w:rsid w:val="0076050D"/>
    <w:rsid w:val="00762977"/>
    <w:rsid w:val="00762A39"/>
    <w:rsid w:val="007647C3"/>
    <w:rsid w:val="00770C4F"/>
    <w:rsid w:val="00774066"/>
    <w:rsid w:val="00775158"/>
    <w:rsid w:val="00775B5D"/>
    <w:rsid w:val="007769B8"/>
    <w:rsid w:val="007830B2"/>
    <w:rsid w:val="00785E05"/>
    <w:rsid w:val="00790D5A"/>
    <w:rsid w:val="0079435D"/>
    <w:rsid w:val="007A67F0"/>
    <w:rsid w:val="007A709C"/>
    <w:rsid w:val="007B0902"/>
    <w:rsid w:val="007B5084"/>
    <w:rsid w:val="007B57D6"/>
    <w:rsid w:val="007C015B"/>
    <w:rsid w:val="007C38AE"/>
    <w:rsid w:val="007C4685"/>
    <w:rsid w:val="007C6C7A"/>
    <w:rsid w:val="007C7DF0"/>
    <w:rsid w:val="007D4E81"/>
    <w:rsid w:val="007D5AF8"/>
    <w:rsid w:val="007E1E79"/>
    <w:rsid w:val="007E26F1"/>
    <w:rsid w:val="007E347A"/>
    <w:rsid w:val="007E3BE2"/>
    <w:rsid w:val="007E7217"/>
    <w:rsid w:val="007F3457"/>
    <w:rsid w:val="007F34D9"/>
    <w:rsid w:val="007F56D3"/>
    <w:rsid w:val="007F5AA6"/>
    <w:rsid w:val="007F60F9"/>
    <w:rsid w:val="00803336"/>
    <w:rsid w:val="00804F95"/>
    <w:rsid w:val="00805A9E"/>
    <w:rsid w:val="008102E1"/>
    <w:rsid w:val="00811401"/>
    <w:rsid w:val="0081273A"/>
    <w:rsid w:val="00813919"/>
    <w:rsid w:val="00813A25"/>
    <w:rsid w:val="00813E30"/>
    <w:rsid w:val="00815E8A"/>
    <w:rsid w:val="0082046D"/>
    <w:rsid w:val="00830214"/>
    <w:rsid w:val="00832A89"/>
    <w:rsid w:val="0083319A"/>
    <w:rsid w:val="00836514"/>
    <w:rsid w:val="00841E8E"/>
    <w:rsid w:val="0084301E"/>
    <w:rsid w:val="008446F4"/>
    <w:rsid w:val="0084475B"/>
    <w:rsid w:val="00844EA8"/>
    <w:rsid w:val="008475E4"/>
    <w:rsid w:val="00850B2B"/>
    <w:rsid w:val="008539BC"/>
    <w:rsid w:val="008619C7"/>
    <w:rsid w:val="00861E1A"/>
    <w:rsid w:val="008621AE"/>
    <w:rsid w:val="00863DCC"/>
    <w:rsid w:val="00864377"/>
    <w:rsid w:val="00864625"/>
    <w:rsid w:val="00864DBF"/>
    <w:rsid w:val="0086687E"/>
    <w:rsid w:val="0087149B"/>
    <w:rsid w:val="00874E23"/>
    <w:rsid w:val="00875E2D"/>
    <w:rsid w:val="00876B21"/>
    <w:rsid w:val="00877DFF"/>
    <w:rsid w:val="00880210"/>
    <w:rsid w:val="008807B9"/>
    <w:rsid w:val="008812F6"/>
    <w:rsid w:val="00887C5E"/>
    <w:rsid w:val="0089016E"/>
    <w:rsid w:val="0089570F"/>
    <w:rsid w:val="00897656"/>
    <w:rsid w:val="008A5083"/>
    <w:rsid w:val="008A7468"/>
    <w:rsid w:val="008A7B6E"/>
    <w:rsid w:val="008B31BD"/>
    <w:rsid w:val="008B7DDD"/>
    <w:rsid w:val="008C3049"/>
    <w:rsid w:val="008C42D9"/>
    <w:rsid w:val="008C5BC3"/>
    <w:rsid w:val="008C71F1"/>
    <w:rsid w:val="008D0E0A"/>
    <w:rsid w:val="008D30B3"/>
    <w:rsid w:val="008D4377"/>
    <w:rsid w:val="008D52BF"/>
    <w:rsid w:val="008D7141"/>
    <w:rsid w:val="008E051E"/>
    <w:rsid w:val="008E0C72"/>
    <w:rsid w:val="008E2959"/>
    <w:rsid w:val="008E3C27"/>
    <w:rsid w:val="008E40C1"/>
    <w:rsid w:val="008F0133"/>
    <w:rsid w:val="008F053C"/>
    <w:rsid w:val="008F0E3B"/>
    <w:rsid w:val="008F1E78"/>
    <w:rsid w:val="008F64A1"/>
    <w:rsid w:val="009013FA"/>
    <w:rsid w:val="00904413"/>
    <w:rsid w:val="00905347"/>
    <w:rsid w:val="009100E6"/>
    <w:rsid w:val="00915C6D"/>
    <w:rsid w:val="009202DF"/>
    <w:rsid w:val="00921B0C"/>
    <w:rsid w:val="009225AD"/>
    <w:rsid w:val="00922BE9"/>
    <w:rsid w:val="00924B27"/>
    <w:rsid w:val="00924E20"/>
    <w:rsid w:val="0092583A"/>
    <w:rsid w:val="00926A7E"/>
    <w:rsid w:val="00927D42"/>
    <w:rsid w:val="0093282C"/>
    <w:rsid w:val="00934013"/>
    <w:rsid w:val="00934FF9"/>
    <w:rsid w:val="00936AE4"/>
    <w:rsid w:val="00937FEC"/>
    <w:rsid w:val="00942866"/>
    <w:rsid w:val="009433AD"/>
    <w:rsid w:val="00944E77"/>
    <w:rsid w:val="009455E6"/>
    <w:rsid w:val="009461E0"/>
    <w:rsid w:val="00946B20"/>
    <w:rsid w:val="009472E1"/>
    <w:rsid w:val="009522CD"/>
    <w:rsid w:val="00952CB8"/>
    <w:rsid w:val="00952E19"/>
    <w:rsid w:val="009533EC"/>
    <w:rsid w:val="00953D4F"/>
    <w:rsid w:val="00955EFA"/>
    <w:rsid w:val="00957D1C"/>
    <w:rsid w:val="009608A9"/>
    <w:rsid w:val="009619FC"/>
    <w:rsid w:val="00965523"/>
    <w:rsid w:val="00965900"/>
    <w:rsid w:val="00965B49"/>
    <w:rsid w:val="00967C89"/>
    <w:rsid w:val="009705B3"/>
    <w:rsid w:val="00970999"/>
    <w:rsid w:val="00970A70"/>
    <w:rsid w:val="009712D6"/>
    <w:rsid w:val="00971740"/>
    <w:rsid w:val="0097308E"/>
    <w:rsid w:val="00974C58"/>
    <w:rsid w:val="009760B5"/>
    <w:rsid w:val="00980172"/>
    <w:rsid w:val="00980566"/>
    <w:rsid w:val="009833A2"/>
    <w:rsid w:val="00990920"/>
    <w:rsid w:val="00990962"/>
    <w:rsid w:val="00990F4F"/>
    <w:rsid w:val="009966B0"/>
    <w:rsid w:val="009A047F"/>
    <w:rsid w:val="009A176F"/>
    <w:rsid w:val="009A42EE"/>
    <w:rsid w:val="009A474F"/>
    <w:rsid w:val="009A481E"/>
    <w:rsid w:val="009A6806"/>
    <w:rsid w:val="009B3151"/>
    <w:rsid w:val="009B64C7"/>
    <w:rsid w:val="009B699F"/>
    <w:rsid w:val="009C18F5"/>
    <w:rsid w:val="009C306A"/>
    <w:rsid w:val="009C6049"/>
    <w:rsid w:val="009C70AE"/>
    <w:rsid w:val="009D4055"/>
    <w:rsid w:val="009D44AE"/>
    <w:rsid w:val="009D496E"/>
    <w:rsid w:val="009D4B03"/>
    <w:rsid w:val="009D61D0"/>
    <w:rsid w:val="009E1C9B"/>
    <w:rsid w:val="009E2C92"/>
    <w:rsid w:val="009E3C22"/>
    <w:rsid w:val="009E4B7D"/>
    <w:rsid w:val="009E6371"/>
    <w:rsid w:val="009F46EB"/>
    <w:rsid w:val="009F570A"/>
    <w:rsid w:val="009F5BFD"/>
    <w:rsid w:val="00A00B3C"/>
    <w:rsid w:val="00A01AE6"/>
    <w:rsid w:val="00A0474E"/>
    <w:rsid w:val="00A1437F"/>
    <w:rsid w:val="00A14ADC"/>
    <w:rsid w:val="00A16440"/>
    <w:rsid w:val="00A17B0A"/>
    <w:rsid w:val="00A17CD4"/>
    <w:rsid w:val="00A20304"/>
    <w:rsid w:val="00A251EC"/>
    <w:rsid w:val="00A25F96"/>
    <w:rsid w:val="00A30576"/>
    <w:rsid w:val="00A30C07"/>
    <w:rsid w:val="00A313AA"/>
    <w:rsid w:val="00A32782"/>
    <w:rsid w:val="00A33B4D"/>
    <w:rsid w:val="00A34434"/>
    <w:rsid w:val="00A3538B"/>
    <w:rsid w:val="00A3647B"/>
    <w:rsid w:val="00A36DC3"/>
    <w:rsid w:val="00A36F40"/>
    <w:rsid w:val="00A4388B"/>
    <w:rsid w:val="00A43890"/>
    <w:rsid w:val="00A439C5"/>
    <w:rsid w:val="00A44449"/>
    <w:rsid w:val="00A444E2"/>
    <w:rsid w:val="00A514B9"/>
    <w:rsid w:val="00A51F82"/>
    <w:rsid w:val="00A54862"/>
    <w:rsid w:val="00A560CA"/>
    <w:rsid w:val="00A5633F"/>
    <w:rsid w:val="00A574ED"/>
    <w:rsid w:val="00A62C2B"/>
    <w:rsid w:val="00A63690"/>
    <w:rsid w:val="00A6481E"/>
    <w:rsid w:val="00A65E5F"/>
    <w:rsid w:val="00A66C24"/>
    <w:rsid w:val="00A70D1B"/>
    <w:rsid w:val="00A73FC3"/>
    <w:rsid w:val="00A74F57"/>
    <w:rsid w:val="00A75808"/>
    <w:rsid w:val="00A75E31"/>
    <w:rsid w:val="00A77018"/>
    <w:rsid w:val="00A8065D"/>
    <w:rsid w:val="00A8651B"/>
    <w:rsid w:val="00A870B1"/>
    <w:rsid w:val="00A91AE1"/>
    <w:rsid w:val="00A930B8"/>
    <w:rsid w:val="00A93FE4"/>
    <w:rsid w:val="00A94E45"/>
    <w:rsid w:val="00AA1348"/>
    <w:rsid w:val="00AA147B"/>
    <w:rsid w:val="00AA43B7"/>
    <w:rsid w:val="00AA51C2"/>
    <w:rsid w:val="00AA5369"/>
    <w:rsid w:val="00AA62A9"/>
    <w:rsid w:val="00AA7FE1"/>
    <w:rsid w:val="00AB1791"/>
    <w:rsid w:val="00AB1A2E"/>
    <w:rsid w:val="00AC09CA"/>
    <w:rsid w:val="00AC3921"/>
    <w:rsid w:val="00AC5E65"/>
    <w:rsid w:val="00AD16E6"/>
    <w:rsid w:val="00AD511F"/>
    <w:rsid w:val="00AE1233"/>
    <w:rsid w:val="00AE2349"/>
    <w:rsid w:val="00AE4040"/>
    <w:rsid w:val="00AE72F6"/>
    <w:rsid w:val="00AF0351"/>
    <w:rsid w:val="00AF34B5"/>
    <w:rsid w:val="00AF353F"/>
    <w:rsid w:val="00AF3A99"/>
    <w:rsid w:val="00AF46FD"/>
    <w:rsid w:val="00AF5B49"/>
    <w:rsid w:val="00B01558"/>
    <w:rsid w:val="00B072E6"/>
    <w:rsid w:val="00B076A0"/>
    <w:rsid w:val="00B1020D"/>
    <w:rsid w:val="00B1523E"/>
    <w:rsid w:val="00B15C65"/>
    <w:rsid w:val="00B1657D"/>
    <w:rsid w:val="00B16798"/>
    <w:rsid w:val="00B206B3"/>
    <w:rsid w:val="00B207B0"/>
    <w:rsid w:val="00B20921"/>
    <w:rsid w:val="00B22E4A"/>
    <w:rsid w:val="00B24105"/>
    <w:rsid w:val="00B24419"/>
    <w:rsid w:val="00B26890"/>
    <w:rsid w:val="00B3130B"/>
    <w:rsid w:val="00B31551"/>
    <w:rsid w:val="00B34FE2"/>
    <w:rsid w:val="00B364AF"/>
    <w:rsid w:val="00B40C3F"/>
    <w:rsid w:val="00B42E77"/>
    <w:rsid w:val="00B4483C"/>
    <w:rsid w:val="00B44DE6"/>
    <w:rsid w:val="00B46652"/>
    <w:rsid w:val="00B46F66"/>
    <w:rsid w:val="00B478C5"/>
    <w:rsid w:val="00B54111"/>
    <w:rsid w:val="00B5639F"/>
    <w:rsid w:val="00B57A35"/>
    <w:rsid w:val="00B61602"/>
    <w:rsid w:val="00B65CAF"/>
    <w:rsid w:val="00B665F2"/>
    <w:rsid w:val="00B709E1"/>
    <w:rsid w:val="00B718C9"/>
    <w:rsid w:val="00B723AB"/>
    <w:rsid w:val="00B742C8"/>
    <w:rsid w:val="00B74A22"/>
    <w:rsid w:val="00B76279"/>
    <w:rsid w:val="00B7681F"/>
    <w:rsid w:val="00B81C20"/>
    <w:rsid w:val="00B82E15"/>
    <w:rsid w:val="00B85F35"/>
    <w:rsid w:val="00B90CD4"/>
    <w:rsid w:val="00B947D1"/>
    <w:rsid w:val="00BA0116"/>
    <w:rsid w:val="00BA1E64"/>
    <w:rsid w:val="00BA21AC"/>
    <w:rsid w:val="00BA22BF"/>
    <w:rsid w:val="00BA4F35"/>
    <w:rsid w:val="00BA7424"/>
    <w:rsid w:val="00BB02DC"/>
    <w:rsid w:val="00BB1DA9"/>
    <w:rsid w:val="00BB2737"/>
    <w:rsid w:val="00BB4479"/>
    <w:rsid w:val="00BB5B45"/>
    <w:rsid w:val="00BC0D66"/>
    <w:rsid w:val="00BC32CD"/>
    <w:rsid w:val="00BD21E2"/>
    <w:rsid w:val="00BD37BF"/>
    <w:rsid w:val="00BD39BD"/>
    <w:rsid w:val="00BD4285"/>
    <w:rsid w:val="00BD4B9F"/>
    <w:rsid w:val="00BD50FA"/>
    <w:rsid w:val="00BD610D"/>
    <w:rsid w:val="00BD69B4"/>
    <w:rsid w:val="00BE04F3"/>
    <w:rsid w:val="00BE3273"/>
    <w:rsid w:val="00BE5408"/>
    <w:rsid w:val="00BE6A5D"/>
    <w:rsid w:val="00BF30B6"/>
    <w:rsid w:val="00BF3B42"/>
    <w:rsid w:val="00BF4199"/>
    <w:rsid w:val="00BF5E16"/>
    <w:rsid w:val="00BF7D6A"/>
    <w:rsid w:val="00C0008B"/>
    <w:rsid w:val="00C055D2"/>
    <w:rsid w:val="00C120D6"/>
    <w:rsid w:val="00C1354A"/>
    <w:rsid w:val="00C1640D"/>
    <w:rsid w:val="00C16440"/>
    <w:rsid w:val="00C17BF3"/>
    <w:rsid w:val="00C20171"/>
    <w:rsid w:val="00C417B7"/>
    <w:rsid w:val="00C444B4"/>
    <w:rsid w:val="00C54390"/>
    <w:rsid w:val="00C54D12"/>
    <w:rsid w:val="00C55CA4"/>
    <w:rsid w:val="00C56986"/>
    <w:rsid w:val="00C57054"/>
    <w:rsid w:val="00C612E0"/>
    <w:rsid w:val="00C64DB6"/>
    <w:rsid w:val="00C65EE1"/>
    <w:rsid w:val="00C6650F"/>
    <w:rsid w:val="00C729CE"/>
    <w:rsid w:val="00C736D9"/>
    <w:rsid w:val="00C80DA4"/>
    <w:rsid w:val="00C817B9"/>
    <w:rsid w:val="00C822B4"/>
    <w:rsid w:val="00C83591"/>
    <w:rsid w:val="00C83EED"/>
    <w:rsid w:val="00C86062"/>
    <w:rsid w:val="00C916EE"/>
    <w:rsid w:val="00C935DE"/>
    <w:rsid w:val="00C957B5"/>
    <w:rsid w:val="00C95EE7"/>
    <w:rsid w:val="00C96C96"/>
    <w:rsid w:val="00C96D3D"/>
    <w:rsid w:val="00CA5393"/>
    <w:rsid w:val="00CA6260"/>
    <w:rsid w:val="00CB04F9"/>
    <w:rsid w:val="00CB0B6A"/>
    <w:rsid w:val="00CB4A56"/>
    <w:rsid w:val="00CB5811"/>
    <w:rsid w:val="00CC13DD"/>
    <w:rsid w:val="00CC5F6A"/>
    <w:rsid w:val="00CC733A"/>
    <w:rsid w:val="00CD0091"/>
    <w:rsid w:val="00CD18C5"/>
    <w:rsid w:val="00CD3CDB"/>
    <w:rsid w:val="00CE2D56"/>
    <w:rsid w:val="00CE5E2A"/>
    <w:rsid w:val="00CE7836"/>
    <w:rsid w:val="00CF0A01"/>
    <w:rsid w:val="00CF6D51"/>
    <w:rsid w:val="00D02CAC"/>
    <w:rsid w:val="00D03572"/>
    <w:rsid w:val="00D04A3A"/>
    <w:rsid w:val="00D101BB"/>
    <w:rsid w:val="00D12AD4"/>
    <w:rsid w:val="00D12FFD"/>
    <w:rsid w:val="00D13717"/>
    <w:rsid w:val="00D14444"/>
    <w:rsid w:val="00D14EBC"/>
    <w:rsid w:val="00D1585F"/>
    <w:rsid w:val="00D250D0"/>
    <w:rsid w:val="00D25783"/>
    <w:rsid w:val="00D25BAC"/>
    <w:rsid w:val="00D2610F"/>
    <w:rsid w:val="00D26EC0"/>
    <w:rsid w:val="00D31012"/>
    <w:rsid w:val="00D31662"/>
    <w:rsid w:val="00D31666"/>
    <w:rsid w:val="00D3514E"/>
    <w:rsid w:val="00D36641"/>
    <w:rsid w:val="00D37C67"/>
    <w:rsid w:val="00D40273"/>
    <w:rsid w:val="00D4110E"/>
    <w:rsid w:val="00D4427D"/>
    <w:rsid w:val="00D45BA5"/>
    <w:rsid w:val="00D461E2"/>
    <w:rsid w:val="00D50E65"/>
    <w:rsid w:val="00D53401"/>
    <w:rsid w:val="00D54012"/>
    <w:rsid w:val="00D579F4"/>
    <w:rsid w:val="00D61BB1"/>
    <w:rsid w:val="00D63C98"/>
    <w:rsid w:val="00D6429A"/>
    <w:rsid w:val="00D674F3"/>
    <w:rsid w:val="00D71BF3"/>
    <w:rsid w:val="00D7264C"/>
    <w:rsid w:val="00D72862"/>
    <w:rsid w:val="00D73FF8"/>
    <w:rsid w:val="00D81B5E"/>
    <w:rsid w:val="00D850FB"/>
    <w:rsid w:val="00D8528F"/>
    <w:rsid w:val="00D8601F"/>
    <w:rsid w:val="00D90178"/>
    <w:rsid w:val="00D9238C"/>
    <w:rsid w:val="00D94000"/>
    <w:rsid w:val="00D9483B"/>
    <w:rsid w:val="00D95480"/>
    <w:rsid w:val="00D9584C"/>
    <w:rsid w:val="00DA1473"/>
    <w:rsid w:val="00DA157F"/>
    <w:rsid w:val="00DA22C4"/>
    <w:rsid w:val="00DA33A1"/>
    <w:rsid w:val="00DB04C7"/>
    <w:rsid w:val="00DB4A54"/>
    <w:rsid w:val="00DB5780"/>
    <w:rsid w:val="00DB6612"/>
    <w:rsid w:val="00DB6A69"/>
    <w:rsid w:val="00DB7EFA"/>
    <w:rsid w:val="00DC196F"/>
    <w:rsid w:val="00DC2878"/>
    <w:rsid w:val="00DC70CF"/>
    <w:rsid w:val="00DC7BF2"/>
    <w:rsid w:val="00DC7F36"/>
    <w:rsid w:val="00DD0BF8"/>
    <w:rsid w:val="00DD0F10"/>
    <w:rsid w:val="00DD345C"/>
    <w:rsid w:val="00DD4FD7"/>
    <w:rsid w:val="00DE26B7"/>
    <w:rsid w:val="00DE5087"/>
    <w:rsid w:val="00DE5257"/>
    <w:rsid w:val="00DE53C0"/>
    <w:rsid w:val="00DF04E7"/>
    <w:rsid w:val="00DF2369"/>
    <w:rsid w:val="00DF2419"/>
    <w:rsid w:val="00DF3D93"/>
    <w:rsid w:val="00E013F6"/>
    <w:rsid w:val="00E02DDE"/>
    <w:rsid w:val="00E06081"/>
    <w:rsid w:val="00E07324"/>
    <w:rsid w:val="00E10C4C"/>
    <w:rsid w:val="00E15F05"/>
    <w:rsid w:val="00E16E08"/>
    <w:rsid w:val="00E20A43"/>
    <w:rsid w:val="00E236C8"/>
    <w:rsid w:val="00E24D3D"/>
    <w:rsid w:val="00E259EB"/>
    <w:rsid w:val="00E264B3"/>
    <w:rsid w:val="00E27926"/>
    <w:rsid w:val="00E300FF"/>
    <w:rsid w:val="00E302B8"/>
    <w:rsid w:val="00E31693"/>
    <w:rsid w:val="00E329B7"/>
    <w:rsid w:val="00E3406F"/>
    <w:rsid w:val="00E34219"/>
    <w:rsid w:val="00E34930"/>
    <w:rsid w:val="00E34C59"/>
    <w:rsid w:val="00E4082B"/>
    <w:rsid w:val="00E4120C"/>
    <w:rsid w:val="00E4154E"/>
    <w:rsid w:val="00E444E1"/>
    <w:rsid w:val="00E50B07"/>
    <w:rsid w:val="00E52D8A"/>
    <w:rsid w:val="00E52E17"/>
    <w:rsid w:val="00E544EE"/>
    <w:rsid w:val="00E55B0D"/>
    <w:rsid w:val="00E55C4E"/>
    <w:rsid w:val="00E57D2E"/>
    <w:rsid w:val="00E61ADE"/>
    <w:rsid w:val="00E6224F"/>
    <w:rsid w:val="00E63572"/>
    <w:rsid w:val="00E665E2"/>
    <w:rsid w:val="00E701CB"/>
    <w:rsid w:val="00E7310E"/>
    <w:rsid w:val="00E749A1"/>
    <w:rsid w:val="00E757D6"/>
    <w:rsid w:val="00E83423"/>
    <w:rsid w:val="00E85160"/>
    <w:rsid w:val="00E85672"/>
    <w:rsid w:val="00E873CB"/>
    <w:rsid w:val="00E91667"/>
    <w:rsid w:val="00E92965"/>
    <w:rsid w:val="00E93932"/>
    <w:rsid w:val="00E9576E"/>
    <w:rsid w:val="00E95BA4"/>
    <w:rsid w:val="00EA44A1"/>
    <w:rsid w:val="00EB10F8"/>
    <w:rsid w:val="00EB3BA2"/>
    <w:rsid w:val="00EB72D4"/>
    <w:rsid w:val="00EB7BEA"/>
    <w:rsid w:val="00EC01C7"/>
    <w:rsid w:val="00EC0334"/>
    <w:rsid w:val="00EC0EE7"/>
    <w:rsid w:val="00EC2344"/>
    <w:rsid w:val="00EC2B64"/>
    <w:rsid w:val="00EC3E3A"/>
    <w:rsid w:val="00EC7398"/>
    <w:rsid w:val="00ED0225"/>
    <w:rsid w:val="00ED48B1"/>
    <w:rsid w:val="00EE17BB"/>
    <w:rsid w:val="00EE2B5D"/>
    <w:rsid w:val="00EF07D2"/>
    <w:rsid w:val="00EF3150"/>
    <w:rsid w:val="00EF3DA7"/>
    <w:rsid w:val="00EF4D4F"/>
    <w:rsid w:val="00F00AB6"/>
    <w:rsid w:val="00F07D87"/>
    <w:rsid w:val="00F11269"/>
    <w:rsid w:val="00F13F73"/>
    <w:rsid w:val="00F172C4"/>
    <w:rsid w:val="00F200A4"/>
    <w:rsid w:val="00F208CA"/>
    <w:rsid w:val="00F226D0"/>
    <w:rsid w:val="00F22CA1"/>
    <w:rsid w:val="00F230F7"/>
    <w:rsid w:val="00F24973"/>
    <w:rsid w:val="00F250C9"/>
    <w:rsid w:val="00F30498"/>
    <w:rsid w:val="00F3160A"/>
    <w:rsid w:val="00F32496"/>
    <w:rsid w:val="00F3582D"/>
    <w:rsid w:val="00F35FAF"/>
    <w:rsid w:val="00F3684A"/>
    <w:rsid w:val="00F37A60"/>
    <w:rsid w:val="00F37B8E"/>
    <w:rsid w:val="00F42ACA"/>
    <w:rsid w:val="00F514FF"/>
    <w:rsid w:val="00F56493"/>
    <w:rsid w:val="00F569D0"/>
    <w:rsid w:val="00F57DF2"/>
    <w:rsid w:val="00F61188"/>
    <w:rsid w:val="00F61CC5"/>
    <w:rsid w:val="00F61CDD"/>
    <w:rsid w:val="00F62C7F"/>
    <w:rsid w:val="00F65324"/>
    <w:rsid w:val="00F67960"/>
    <w:rsid w:val="00F67B0D"/>
    <w:rsid w:val="00F723D2"/>
    <w:rsid w:val="00F72E62"/>
    <w:rsid w:val="00F73DDE"/>
    <w:rsid w:val="00F802DE"/>
    <w:rsid w:val="00F876D5"/>
    <w:rsid w:val="00F93F41"/>
    <w:rsid w:val="00F96C85"/>
    <w:rsid w:val="00F97951"/>
    <w:rsid w:val="00FA182E"/>
    <w:rsid w:val="00FA28C7"/>
    <w:rsid w:val="00FA327C"/>
    <w:rsid w:val="00FB24CC"/>
    <w:rsid w:val="00FB31C8"/>
    <w:rsid w:val="00FB569E"/>
    <w:rsid w:val="00FB5B34"/>
    <w:rsid w:val="00FC6454"/>
    <w:rsid w:val="00FC735E"/>
    <w:rsid w:val="00FD1A34"/>
    <w:rsid w:val="00FD3265"/>
    <w:rsid w:val="00FD4A69"/>
    <w:rsid w:val="00FD7602"/>
    <w:rsid w:val="00FE03A4"/>
    <w:rsid w:val="00FE13BD"/>
    <w:rsid w:val="00FE207B"/>
    <w:rsid w:val="00FE23A1"/>
    <w:rsid w:val="00FE407B"/>
    <w:rsid w:val="00FE5AA7"/>
    <w:rsid w:val="00FF1C35"/>
    <w:rsid w:val="00FF2595"/>
    <w:rsid w:val="00FF29EF"/>
    <w:rsid w:val="00FF2A46"/>
    <w:rsid w:val="00FF3875"/>
    <w:rsid w:val="1F634B33"/>
    <w:rsid w:val="281273BB"/>
    <w:rsid w:val="2D5D1118"/>
    <w:rsid w:val="3C0456A4"/>
    <w:rsid w:val="3FABB35F"/>
    <w:rsid w:val="401B4F2B"/>
    <w:rsid w:val="594F71D2"/>
    <w:rsid w:val="5FF3AD5F"/>
    <w:rsid w:val="6EBDFF27"/>
    <w:rsid w:val="6FFF1850"/>
    <w:rsid w:val="EDFDA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17" w:lineRule="atLeast"/>
      <w:jc w:val="both"/>
    </w:pPr>
    <w:rPr>
      <w:rFonts w:ascii="Times New Roman" w:hAnsi="Times New Roman" w:eastAsia="方正书宋_GBK" w:cs="Times New Roman"/>
      <w:snapToGrid w:val="0"/>
      <w:kern w:val="2"/>
      <w:sz w:val="21"/>
      <w:szCs w:val="21"/>
      <w:lang w:val="en-US" w:eastAsia="zh-CN" w:bidi="ar-SA"/>
    </w:rPr>
  </w:style>
  <w:style w:type="paragraph" w:styleId="2">
    <w:name w:val="heading 1"/>
    <w:basedOn w:val="1"/>
    <w:next w:val="3"/>
    <w:qFormat/>
    <w:uiPriority w:val="0"/>
    <w:pPr>
      <w:numPr>
        <w:ilvl w:val="0"/>
        <w:numId w:val="1"/>
      </w:numPr>
      <w:tabs>
        <w:tab w:val="left" w:pos="360"/>
        <w:tab w:val="clear" w:pos="3195"/>
      </w:tabs>
      <w:spacing w:before="158" w:beforeLines="50" w:after="126" w:afterLines="40"/>
      <w:ind w:left="357"/>
      <w:outlineLvl w:val="0"/>
    </w:pPr>
    <w:rPr>
      <w:rFonts w:ascii="Arial" w:hAnsi="Arial" w:eastAsia="方正黑体_GBK"/>
      <w:kern w:val="44"/>
      <w:sz w:val="24"/>
    </w:rPr>
  </w:style>
  <w:style w:type="paragraph" w:styleId="4">
    <w:name w:val="heading 2"/>
    <w:basedOn w:val="1"/>
    <w:next w:val="3"/>
    <w:qFormat/>
    <w:uiPriority w:val="0"/>
    <w:pPr>
      <w:widowControl/>
      <w:numPr>
        <w:ilvl w:val="1"/>
        <w:numId w:val="1"/>
      </w:numPr>
      <w:outlineLvl w:val="1"/>
    </w:pPr>
    <w:rPr>
      <w:rFonts w:ascii="Arial" w:hAnsi="Arial" w:eastAsia="方正黑体_GBK"/>
    </w:rPr>
  </w:style>
  <w:style w:type="paragraph" w:styleId="5">
    <w:name w:val="heading 3"/>
    <w:next w:val="3"/>
    <w:qFormat/>
    <w:uiPriority w:val="0"/>
    <w:pPr>
      <w:widowControl w:val="0"/>
      <w:numPr>
        <w:ilvl w:val="2"/>
        <w:numId w:val="1"/>
      </w:numPr>
      <w:adjustRightInd w:val="0"/>
      <w:spacing w:line="317" w:lineRule="atLeast"/>
      <w:jc w:val="both"/>
      <w:outlineLvl w:val="2"/>
    </w:pPr>
    <w:rPr>
      <w:rFonts w:ascii="Times New Roman" w:hAnsi="Times New Roman" w:eastAsia="方正书宋_GBK" w:cs="Times New Roman"/>
      <w:snapToGrid w:val="0"/>
      <w:kern w:val="21"/>
      <w:sz w:val="21"/>
      <w:lang w:val="en-US" w:eastAsia="zh-CN" w:bidi="ar-SA"/>
    </w:rPr>
  </w:style>
  <w:style w:type="paragraph" w:styleId="6">
    <w:name w:val="heading 4"/>
    <w:next w:val="3"/>
    <w:qFormat/>
    <w:uiPriority w:val="0"/>
    <w:pPr>
      <w:widowControl w:val="0"/>
      <w:numPr>
        <w:ilvl w:val="3"/>
        <w:numId w:val="1"/>
      </w:numPr>
      <w:adjustRightInd w:val="0"/>
      <w:spacing w:line="317" w:lineRule="atLeast"/>
      <w:jc w:val="both"/>
      <w:outlineLvl w:val="3"/>
    </w:pPr>
    <w:rPr>
      <w:rFonts w:ascii="Times New Roman" w:hAnsi="Times New Roman" w:eastAsia="方正书宋_GBK" w:cs="Times New Roman"/>
      <w:bCs/>
      <w:snapToGrid w:val="0"/>
      <w:kern w:val="21"/>
      <w:sz w:val="21"/>
      <w:szCs w:val="28"/>
      <w:lang w:val="en-US" w:eastAsia="zh-CN" w:bidi="ar-SA"/>
    </w:rPr>
  </w:style>
  <w:style w:type="paragraph" w:styleId="7">
    <w:name w:val="heading 5"/>
    <w:basedOn w:val="1"/>
    <w:next w:val="1"/>
    <w:qFormat/>
    <w:uiPriority w:val="0"/>
    <w:pPr>
      <w:keepNext/>
      <w:keepLines/>
      <w:numPr>
        <w:ilvl w:val="4"/>
        <w:numId w:val="2"/>
      </w:numPr>
      <w:tabs>
        <w:tab w:val="left" w:pos="360"/>
        <w:tab w:val="clear" w:pos="1008"/>
      </w:tabs>
      <w:spacing w:before="280" w:after="290" w:line="376" w:lineRule="auto"/>
      <w:ind w:left="0" w:firstLine="0"/>
      <w:outlineLvl w:val="4"/>
    </w:pPr>
  </w:style>
  <w:style w:type="paragraph" w:styleId="8">
    <w:name w:val="heading 6"/>
    <w:basedOn w:val="1"/>
    <w:next w:val="1"/>
    <w:qFormat/>
    <w:uiPriority w:val="0"/>
    <w:pPr>
      <w:keepNext/>
      <w:keepLines/>
      <w:numPr>
        <w:ilvl w:val="5"/>
        <w:numId w:val="2"/>
      </w:numPr>
      <w:tabs>
        <w:tab w:val="left" w:pos="360"/>
        <w:tab w:val="clear" w:pos="1152"/>
      </w:tabs>
      <w:spacing w:before="240" w:after="64" w:line="320" w:lineRule="auto"/>
      <w:ind w:left="0" w:firstLine="0"/>
      <w:outlineLvl w:val="5"/>
    </w:pPr>
    <w:rPr>
      <w:rFonts w:ascii="Arial" w:hAnsi="Arial" w:eastAsia="黑体"/>
    </w:rPr>
  </w:style>
  <w:style w:type="paragraph" w:styleId="9">
    <w:name w:val="heading 7"/>
    <w:basedOn w:val="1"/>
    <w:next w:val="1"/>
    <w:qFormat/>
    <w:uiPriority w:val="0"/>
    <w:pPr>
      <w:keepNext/>
      <w:keepLines/>
      <w:numPr>
        <w:ilvl w:val="6"/>
        <w:numId w:val="2"/>
      </w:numPr>
      <w:tabs>
        <w:tab w:val="left" w:pos="360"/>
        <w:tab w:val="clear" w:pos="1296"/>
      </w:tabs>
      <w:spacing w:before="240" w:after="64" w:line="320" w:lineRule="auto"/>
      <w:ind w:left="0" w:firstLine="0"/>
      <w:outlineLvl w:val="6"/>
    </w:pPr>
  </w:style>
  <w:style w:type="paragraph" w:styleId="10">
    <w:name w:val="heading 8"/>
    <w:basedOn w:val="1"/>
    <w:next w:val="1"/>
    <w:qFormat/>
    <w:uiPriority w:val="0"/>
    <w:pPr>
      <w:keepNext/>
      <w:keepLines/>
      <w:numPr>
        <w:ilvl w:val="7"/>
        <w:numId w:val="2"/>
      </w:numPr>
      <w:tabs>
        <w:tab w:val="left" w:pos="360"/>
        <w:tab w:val="clear" w:pos="1440"/>
      </w:tabs>
      <w:spacing w:before="240" w:after="64" w:line="320" w:lineRule="auto"/>
      <w:ind w:left="0" w:firstLine="0"/>
      <w:outlineLvl w:val="7"/>
    </w:pPr>
    <w:rPr>
      <w:rFonts w:ascii="Arial" w:hAnsi="Arial" w:eastAsia="黑体"/>
      <w:sz w:val="24"/>
    </w:rPr>
  </w:style>
  <w:style w:type="paragraph" w:styleId="11">
    <w:name w:val="heading 9"/>
    <w:basedOn w:val="1"/>
    <w:next w:val="1"/>
    <w:qFormat/>
    <w:uiPriority w:val="0"/>
    <w:pPr>
      <w:keepNext/>
      <w:keepLines/>
      <w:numPr>
        <w:ilvl w:val="8"/>
        <w:numId w:val="2"/>
      </w:numPr>
      <w:tabs>
        <w:tab w:val="left" w:pos="360"/>
        <w:tab w:val="clear" w:pos="1584"/>
      </w:tabs>
      <w:spacing w:before="240" w:after="64" w:line="320" w:lineRule="auto"/>
      <w:ind w:left="0" w:firstLine="0"/>
      <w:outlineLvl w:val="8"/>
    </w:pPr>
    <w:rPr>
      <w:rFonts w:ascii="Arial" w:hAnsi="Arial" w:eastAsia="黑体"/>
    </w:rPr>
  </w:style>
  <w:style w:type="character" w:default="1" w:styleId="28">
    <w:name w:val="Default Paragraph Font"/>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3">
    <w:name w:val="Body Text First Indent"/>
    <w:basedOn w:val="1"/>
    <w:link w:val="34"/>
    <w:uiPriority w:val="0"/>
    <w:pPr>
      <w:ind w:firstLine="420"/>
    </w:pPr>
    <w:rPr>
      <w:rFonts w:cs="宋体"/>
    </w:rPr>
  </w:style>
  <w:style w:type="paragraph" w:styleId="12">
    <w:name w:val="Document Map"/>
    <w:basedOn w:val="1"/>
    <w:link w:val="35"/>
    <w:uiPriority w:val="0"/>
    <w:rPr>
      <w:rFonts w:ascii="宋体" w:eastAsia="宋体"/>
      <w:sz w:val="18"/>
      <w:szCs w:val="18"/>
    </w:rPr>
  </w:style>
  <w:style w:type="paragraph" w:styleId="13">
    <w:name w:val="annotation text"/>
    <w:basedOn w:val="1"/>
    <w:semiHidden/>
    <w:uiPriority w:val="0"/>
    <w:pPr>
      <w:jc w:val="left"/>
    </w:pPr>
  </w:style>
  <w:style w:type="paragraph" w:styleId="14">
    <w:name w:val="Body Text Indent"/>
    <w:basedOn w:val="1"/>
    <w:semiHidden/>
    <w:uiPriority w:val="0"/>
    <w:pPr>
      <w:spacing w:after="120"/>
      <w:ind w:left="420"/>
    </w:pPr>
  </w:style>
  <w:style w:type="paragraph" w:styleId="15">
    <w:name w:val="Plain Text"/>
    <w:basedOn w:val="1"/>
    <w:uiPriority w:val="0"/>
    <w:rPr>
      <w:rFonts w:ascii="宋体" w:hAnsi="Courier New" w:cs="Courier New"/>
    </w:rPr>
  </w:style>
  <w:style w:type="paragraph" w:styleId="16">
    <w:name w:val="endnote text"/>
    <w:basedOn w:val="1"/>
    <w:uiPriority w:val="0"/>
    <w:pPr>
      <w:spacing w:line="240" w:lineRule="atLeast"/>
    </w:pPr>
    <w:rPr>
      <w:rFonts w:eastAsia="方正黑体_GBK"/>
      <w:sz w:val="15"/>
    </w:rPr>
  </w:style>
  <w:style w:type="paragraph" w:styleId="17">
    <w:name w:val="Balloon Text"/>
    <w:basedOn w:val="1"/>
    <w:semiHidden/>
    <w:uiPriority w:val="0"/>
    <w:rPr>
      <w:sz w:val="18"/>
      <w:szCs w:val="18"/>
    </w:rPr>
  </w:style>
  <w:style w:type="paragraph" w:styleId="18">
    <w:name w:val="footer"/>
    <w:basedOn w:val="1"/>
    <w:uiPriority w:val="0"/>
    <w:pPr>
      <w:tabs>
        <w:tab w:val="center" w:pos="4153"/>
        <w:tab w:val="right" w:pos="8306"/>
      </w:tabs>
      <w:spacing w:line="240" w:lineRule="atLeast"/>
    </w:pPr>
    <w:rPr>
      <w:sz w:val="18"/>
    </w:rPr>
  </w:style>
  <w:style w:type="paragraph" w:styleId="19">
    <w:name w:val="header"/>
    <w:basedOn w:val="1"/>
    <w:uiPriority w:val="0"/>
    <w:pPr>
      <w:pBdr>
        <w:bottom w:val="single" w:color="auto" w:sz="4" w:space="1"/>
      </w:pBdr>
      <w:tabs>
        <w:tab w:val="center" w:pos="4820"/>
        <w:tab w:val="right" w:pos="9582"/>
      </w:tabs>
      <w:spacing w:line="270" w:lineRule="atLeast"/>
      <w:ind w:firstLine="57"/>
    </w:pPr>
    <w:rPr>
      <w:sz w:val="18"/>
    </w:rPr>
  </w:style>
  <w:style w:type="paragraph" w:styleId="20">
    <w:name w:val="footnote text"/>
    <w:basedOn w:val="1"/>
    <w:qFormat/>
    <w:uiPriority w:val="0"/>
    <w:pPr>
      <w:spacing w:after="80" w:line="240" w:lineRule="atLeast"/>
    </w:pPr>
    <w:rPr>
      <w:sz w:val="15"/>
      <w:szCs w:val="15"/>
    </w:rPr>
  </w:style>
  <w:style w:type="paragraph" w:styleId="21">
    <w:name w:val="Title"/>
    <w:next w:val="22"/>
    <w:qFormat/>
    <w:uiPriority w:val="0"/>
    <w:pPr>
      <w:wordWrap w:val="0"/>
      <w:topLinePunct/>
      <w:adjustRightInd w:val="0"/>
      <w:snapToGrid w:val="0"/>
      <w:spacing w:before="100" w:beforeLines="100" w:after="70" w:afterLines="70"/>
      <w:contextualSpacing/>
      <w:jc w:val="center"/>
      <w:textAlignment w:val="baseline"/>
      <w:outlineLvl w:val="0"/>
    </w:pPr>
    <w:rPr>
      <w:rFonts w:ascii="Arial" w:hAnsi="Arial" w:eastAsia="方正黑体_GBK" w:cs="Arial"/>
      <w:bCs/>
      <w:snapToGrid w:val="0"/>
      <w:kern w:val="2"/>
      <w:sz w:val="44"/>
      <w:szCs w:val="44"/>
      <w:lang w:val="en-US" w:eastAsia="zh-CN" w:bidi="ar-SA"/>
    </w:rPr>
  </w:style>
  <w:style w:type="paragraph" w:customStyle="1" w:styleId="22">
    <w:name w:val="姓名中文"/>
    <w:next w:val="23"/>
    <w:qFormat/>
    <w:uiPriority w:val="0"/>
    <w:pPr>
      <w:adjustRightInd w:val="0"/>
      <w:snapToGrid w:val="0"/>
      <w:spacing w:line="340" w:lineRule="atLeast"/>
      <w:jc w:val="center"/>
      <w:textAlignment w:val="baseline"/>
    </w:pPr>
    <w:rPr>
      <w:rFonts w:ascii="Times New Roman" w:hAnsi="Times New Roman" w:eastAsia="方正仿宋_GBK" w:cs="Times New Roman"/>
      <w:snapToGrid w:val="0"/>
      <w:kern w:val="2"/>
      <w:sz w:val="24"/>
      <w:szCs w:val="24"/>
      <w:lang w:val="en-US" w:eastAsia="zh-CN" w:bidi="ar-SA"/>
    </w:rPr>
  </w:style>
  <w:style w:type="paragraph" w:customStyle="1" w:styleId="23">
    <w:name w:val="地址中文"/>
    <w:next w:val="24"/>
    <w:qFormat/>
    <w:uiPriority w:val="0"/>
    <w:pPr>
      <w:adjustRightInd w:val="0"/>
      <w:snapToGrid w:val="0"/>
      <w:spacing w:before="60" w:line="280" w:lineRule="atLeast"/>
      <w:jc w:val="center"/>
      <w:textAlignment w:val="baseline"/>
    </w:pPr>
    <w:rPr>
      <w:rFonts w:ascii="Times New Roman" w:hAnsi="Times New Roman" w:eastAsia="方正楷体_GBK" w:cs="Times New Roman"/>
      <w:snapToGrid w:val="0"/>
      <w:kern w:val="2"/>
      <w:sz w:val="18"/>
      <w:szCs w:val="24"/>
      <w:lang w:val="en-US" w:eastAsia="zh-CN" w:bidi="ar-SA"/>
    </w:rPr>
  </w:style>
  <w:style w:type="paragraph" w:customStyle="1" w:styleId="24">
    <w:name w:val="摘要中文"/>
    <w:basedOn w:val="1"/>
    <w:uiPriority w:val="0"/>
    <w:pPr>
      <w:spacing w:line="280" w:lineRule="atLeast"/>
      <w:ind w:left="100" w:leftChars="100" w:right="100" w:rightChars="100"/>
      <w:textAlignment w:val="baseline"/>
    </w:pPr>
    <w:rPr>
      <w:rFonts w:eastAsia="方正楷体_GBK"/>
      <w:sz w:val="18"/>
      <w:szCs w:val="18"/>
    </w:rPr>
  </w:style>
  <w:style w:type="paragraph" w:styleId="25">
    <w:name w:val="annotation subject"/>
    <w:basedOn w:val="13"/>
    <w:next w:val="13"/>
    <w:semiHidden/>
    <w:uiPriority w:val="0"/>
    <w:rPr>
      <w:b/>
      <w:bCs/>
    </w:rPr>
  </w:style>
  <w:style w:type="table" w:styleId="27">
    <w:name w:val="Table Grid"/>
    <w:basedOn w:val="2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endnote reference"/>
    <w:semiHidden/>
    <w:uiPriority w:val="0"/>
    <w:rPr>
      <w:vertAlign w:val="superscript"/>
    </w:rPr>
  </w:style>
  <w:style w:type="character" w:styleId="30">
    <w:name w:val="page number"/>
    <w:uiPriority w:val="0"/>
  </w:style>
  <w:style w:type="character" w:styleId="31">
    <w:name w:val="Hyperlink"/>
    <w:uiPriority w:val="0"/>
    <w:rPr>
      <w:color w:val="0000FF"/>
      <w:u w:val="single"/>
    </w:rPr>
  </w:style>
  <w:style w:type="character" w:styleId="32">
    <w:name w:val="annotation reference"/>
    <w:semiHidden/>
    <w:uiPriority w:val="0"/>
    <w:rPr>
      <w:sz w:val="21"/>
      <w:szCs w:val="21"/>
    </w:rPr>
  </w:style>
  <w:style w:type="character" w:styleId="33">
    <w:name w:val="footnote reference"/>
    <w:semiHidden/>
    <w:uiPriority w:val="0"/>
    <w:rPr>
      <w:vertAlign w:val="superscript"/>
    </w:rPr>
  </w:style>
  <w:style w:type="character" w:customStyle="1" w:styleId="34">
    <w:name w:val="正文文本首行缩进 字符"/>
    <w:link w:val="3"/>
    <w:uiPriority w:val="0"/>
    <w:rPr>
      <w:rFonts w:eastAsia="方正书宋_GBK" w:cs="宋体"/>
      <w:snapToGrid/>
      <w:kern w:val="2"/>
      <w:sz w:val="21"/>
      <w:szCs w:val="21"/>
    </w:rPr>
  </w:style>
  <w:style w:type="character" w:customStyle="1" w:styleId="35">
    <w:name w:val="文档结构图 字符"/>
    <w:link w:val="12"/>
    <w:uiPriority w:val="0"/>
    <w:rPr>
      <w:rFonts w:ascii="宋体"/>
      <w:snapToGrid w:val="0"/>
      <w:kern w:val="2"/>
      <w:sz w:val="18"/>
      <w:szCs w:val="18"/>
    </w:rPr>
  </w:style>
  <w:style w:type="paragraph" w:customStyle="1" w:styleId="36">
    <w:name w:val="分项二级4"/>
    <w:basedOn w:val="37"/>
    <w:uiPriority w:val="0"/>
    <w:pPr>
      <w:numPr>
        <w:numId w:val="3"/>
      </w:numPr>
      <w:tabs>
        <w:tab w:val="left" w:pos="1021"/>
      </w:tabs>
    </w:pPr>
  </w:style>
  <w:style w:type="paragraph" w:customStyle="1" w:styleId="37">
    <w:name w:val="分项二级1"/>
    <w:basedOn w:val="3"/>
    <w:uiPriority w:val="0"/>
    <w:pPr>
      <w:numPr>
        <w:ilvl w:val="0"/>
        <w:numId w:val="4"/>
      </w:numPr>
      <w:textAlignment w:val="baseline"/>
    </w:pPr>
  </w:style>
  <w:style w:type="paragraph" w:customStyle="1" w:styleId="38">
    <w:name w:val="分项一级7"/>
    <w:basedOn w:val="39"/>
    <w:qFormat/>
    <w:uiPriority w:val="0"/>
    <w:pPr>
      <w:numPr>
        <w:numId w:val="5"/>
      </w:numPr>
      <w:tabs>
        <w:tab w:val="left" w:pos="794"/>
      </w:tabs>
    </w:pPr>
  </w:style>
  <w:style w:type="paragraph" w:customStyle="1" w:styleId="39">
    <w:name w:val="分项一级1"/>
    <w:basedOn w:val="3"/>
    <w:qFormat/>
    <w:uiPriority w:val="0"/>
    <w:pPr>
      <w:numPr>
        <w:ilvl w:val="0"/>
        <w:numId w:val="6"/>
      </w:numPr>
    </w:pPr>
  </w:style>
  <w:style w:type="paragraph" w:customStyle="1" w:styleId="40">
    <w:name w:val="分项二级9"/>
    <w:basedOn w:val="37"/>
    <w:uiPriority w:val="0"/>
    <w:pPr>
      <w:numPr>
        <w:numId w:val="7"/>
      </w:numPr>
    </w:pPr>
  </w:style>
  <w:style w:type="paragraph" w:customStyle="1" w:styleId="41">
    <w:name w:val="图注"/>
    <w:next w:val="1"/>
    <w:qFormat/>
    <w:uiPriority w:val="0"/>
    <w:pPr>
      <w:adjustRightInd w:val="0"/>
      <w:snapToGrid w:val="0"/>
      <w:spacing w:line="240" w:lineRule="atLeast"/>
      <w:jc w:val="center"/>
      <w:textAlignment w:val="baseline"/>
    </w:pPr>
    <w:rPr>
      <w:rFonts w:ascii="Times New Roman" w:hAnsi="Times New Roman" w:eastAsia="方正书宋_GBK" w:cs="Times New Roman"/>
      <w:snapToGrid w:val="0"/>
      <w:kern w:val="15"/>
      <w:sz w:val="15"/>
      <w:szCs w:val="15"/>
      <w:lang w:val="en-US" w:eastAsia="zh-CN" w:bidi="ar-SA"/>
    </w:rPr>
  </w:style>
  <w:style w:type="paragraph" w:customStyle="1" w:styleId="42">
    <w:name w:val="分项一级5"/>
    <w:basedOn w:val="39"/>
    <w:qFormat/>
    <w:uiPriority w:val="0"/>
    <w:pPr>
      <w:numPr>
        <w:numId w:val="8"/>
      </w:numPr>
    </w:pPr>
  </w:style>
  <w:style w:type="paragraph" w:customStyle="1" w:styleId="43">
    <w:name w:val="文献译文"/>
    <w:basedOn w:val="1"/>
    <w:next w:val="44"/>
    <w:uiPriority w:val="0"/>
    <w:pPr>
      <w:spacing w:line="240" w:lineRule="atLeast"/>
      <w:ind w:left="454"/>
    </w:pPr>
    <w:rPr>
      <w:rFonts w:eastAsia="Times New Roman"/>
      <w:sz w:val="15"/>
      <w:szCs w:val="15"/>
    </w:rPr>
  </w:style>
  <w:style w:type="paragraph" w:customStyle="1" w:styleId="44">
    <w:name w:val="文献"/>
    <w:uiPriority w:val="0"/>
    <w:pPr>
      <w:widowControl w:val="0"/>
      <w:numPr>
        <w:ilvl w:val="0"/>
        <w:numId w:val="9"/>
      </w:numPr>
      <w:adjustRightInd w:val="0"/>
      <w:snapToGrid w:val="0"/>
      <w:spacing w:line="240" w:lineRule="atLeast"/>
      <w:jc w:val="both"/>
    </w:pPr>
    <w:rPr>
      <w:rFonts w:ascii="Times New Roman" w:hAnsi="Times New Roman" w:eastAsia="方正书宋_GBK" w:cs="Times New Roman"/>
      <w:snapToGrid w:val="0"/>
      <w:kern w:val="15"/>
      <w:sz w:val="15"/>
      <w:szCs w:val="15"/>
      <w:lang w:val="en-US" w:eastAsia="zh-CN" w:bidi="ar-SA"/>
    </w:rPr>
  </w:style>
  <w:style w:type="paragraph" w:customStyle="1" w:styleId="45">
    <w:name w:val="摘要英文"/>
    <w:uiPriority w:val="0"/>
    <w:pPr>
      <w:adjustRightInd w:val="0"/>
      <w:snapToGrid w:val="0"/>
      <w:spacing w:line="270" w:lineRule="atLeast"/>
      <w:jc w:val="both"/>
      <w:textAlignment w:val="baseline"/>
    </w:pPr>
    <w:rPr>
      <w:rFonts w:ascii="Times New Roman" w:hAnsi="Times New Roman" w:eastAsia="宋体" w:cs="Times New Roman"/>
      <w:snapToGrid w:val="0"/>
      <w:kern w:val="18"/>
      <w:sz w:val="18"/>
      <w:szCs w:val="18"/>
      <w:lang w:val="en-US" w:eastAsia="zh-CN" w:bidi="ar-SA"/>
    </w:rPr>
  </w:style>
  <w:style w:type="paragraph" w:customStyle="1" w:styleId="46">
    <w:name w:val="文章编号"/>
    <w:basedOn w:val="1"/>
    <w:next w:val="21"/>
    <w:qFormat/>
    <w:uiPriority w:val="0"/>
    <w:pPr>
      <w:spacing w:line="260" w:lineRule="atLeast"/>
      <w:textAlignment w:val="baseline"/>
    </w:pPr>
    <w:rPr>
      <w:rFonts w:eastAsia="方正黑体_GBK"/>
      <w:sz w:val="18"/>
    </w:rPr>
  </w:style>
  <w:style w:type="paragraph" w:customStyle="1" w:styleId="47">
    <w:name w:val="图表标题英文"/>
    <w:qFormat/>
    <w:uiPriority w:val="0"/>
    <w:pPr>
      <w:adjustRightInd w:val="0"/>
      <w:snapToGrid w:val="0"/>
      <w:spacing w:after="60" w:line="240" w:lineRule="atLeast"/>
      <w:jc w:val="center"/>
    </w:pPr>
    <w:rPr>
      <w:rFonts w:ascii="Arial" w:hAnsi="Arial" w:eastAsia="Arial" w:cs="Times New Roman"/>
      <w:snapToGrid w:val="0"/>
      <w:kern w:val="15"/>
      <w:sz w:val="15"/>
      <w:szCs w:val="15"/>
      <w:lang w:val="en-US" w:eastAsia="zh-CN" w:bidi="ar-SA"/>
    </w:rPr>
  </w:style>
  <w:style w:type="paragraph" w:customStyle="1" w:styleId="48">
    <w:name w:val="分项二级7"/>
    <w:basedOn w:val="37"/>
    <w:uiPriority w:val="0"/>
    <w:pPr>
      <w:numPr>
        <w:numId w:val="10"/>
      </w:numPr>
    </w:pPr>
  </w:style>
  <w:style w:type="paragraph" w:customStyle="1" w:styleId="49">
    <w:name w:val="分项二级5"/>
    <w:basedOn w:val="37"/>
    <w:uiPriority w:val="0"/>
    <w:pPr>
      <w:numPr>
        <w:numId w:val="11"/>
      </w:numPr>
    </w:pPr>
  </w:style>
  <w:style w:type="paragraph" w:customStyle="1" w:styleId="50">
    <w:name w:val="分项一级3"/>
    <w:basedOn w:val="39"/>
    <w:qFormat/>
    <w:uiPriority w:val="0"/>
    <w:pPr>
      <w:numPr>
        <w:numId w:val="12"/>
      </w:numPr>
    </w:pPr>
  </w:style>
  <w:style w:type="paragraph" w:customStyle="1" w:styleId="51">
    <w:name w:val="表注"/>
    <w:basedOn w:val="41"/>
    <w:uiPriority w:val="0"/>
    <w:pPr>
      <w:tabs>
        <w:tab w:val="left" w:pos="468"/>
      </w:tabs>
      <w:ind w:left="468" w:right="147" w:hanging="321"/>
      <w:jc w:val="both"/>
    </w:pPr>
  </w:style>
  <w:style w:type="paragraph" w:customStyle="1" w:styleId="52">
    <w:name w:val="分项一级6"/>
    <w:basedOn w:val="39"/>
    <w:qFormat/>
    <w:uiPriority w:val="0"/>
    <w:pPr>
      <w:numPr>
        <w:numId w:val="13"/>
      </w:numPr>
    </w:pPr>
  </w:style>
  <w:style w:type="paragraph" w:customStyle="1" w:styleId="53">
    <w:name w:val="姓名英文"/>
    <w:next w:val="54"/>
    <w:qFormat/>
    <w:uiPriority w:val="0"/>
    <w:pPr>
      <w:adjustRightInd w:val="0"/>
      <w:snapToGrid w:val="0"/>
      <w:spacing w:before="80" w:after="40" w:line="300" w:lineRule="atLeast"/>
      <w:jc w:val="center"/>
      <w:textAlignment w:val="baseline"/>
    </w:pPr>
    <w:rPr>
      <w:rFonts w:ascii="Times New Roman" w:hAnsi="Times New Roman" w:eastAsia="宋体" w:cs="Times New Roman"/>
      <w:snapToGrid w:val="0"/>
      <w:kern w:val="21"/>
      <w:sz w:val="21"/>
      <w:lang w:val="en-US" w:eastAsia="zh-CN" w:bidi="ar-SA"/>
    </w:rPr>
  </w:style>
  <w:style w:type="paragraph" w:customStyle="1" w:styleId="54">
    <w:name w:val="地址英文"/>
    <w:next w:val="45"/>
    <w:qFormat/>
    <w:uiPriority w:val="0"/>
    <w:pPr>
      <w:adjustRightInd w:val="0"/>
      <w:snapToGrid w:val="0"/>
      <w:spacing w:before="40" w:line="270" w:lineRule="atLeast"/>
      <w:jc w:val="center"/>
      <w:textAlignment w:val="baseline"/>
    </w:pPr>
    <w:rPr>
      <w:rFonts w:ascii="Times New Roman" w:hAnsi="Times New Roman" w:eastAsia="宋体" w:cs="Times New Roman"/>
      <w:snapToGrid w:val="0"/>
      <w:kern w:val="18"/>
      <w:sz w:val="18"/>
      <w:lang w:val="en-US" w:eastAsia="zh-CN" w:bidi="ar-SA"/>
    </w:rPr>
  </w:style>
  <w:style w:type="paragraph" w:customStyle="1" w:styleId="55">
    <w:name w:val="图表标题中文"/>
    <w:qFormat/>
    <w:uiPriority w:val="0"/>
    <w:pPr>
      <w:widowControl w:val="0"/>
      <w:adjustRightInd w:val="0"/>
      <w:snapToGrid w:val="0"/>
      <w:spacing w:before="120" w:line="280" w:lineRule="atLeast"/>
      <w:jc w:val="center"/>
      <w:textAlignment w:val="baseline"/>
    </w:pPr>
    <w:rPr>
      <w:rFonts w:ascii="Arial" w:hAnsi="Arial" w:eastAsia="方正黑体_GBK" w:cs="Times New Roman"/>
      <w:snapToGrid w:val="0"/>
      <w:kern w:val="18"/>
      <w:sz w:val="18"/>
      <w:szCs w:val="18"/>
      <w:lang w:val="en-US" w:eastAsia="zh-CN" w:bidi="ar-SA"/>
    </w:rPr>
  </w:style>
  <w:style w:type="paragraph" w:customStyle="1" w:styleId="56">
    <w:name w:val="表格文本"/>
    <w:basedOn w:val="1"/>
    <w:qFormat/>
    <w:uiPriority w:val="0"/>
    <w:pPr>
      <w:spacing w:line="240" w:lineRule="auto"/>
      <w:jc w:val="center"/>
    </w:pPr>
    <w:rPr>
      <w:sz w:val="15"/>
    </w:rPr>
  </w:style>
  <w:style w:type="paragraph" w:customStyle="1" w:styleId="57">
    <w:name w:val="分项二级8"/>
    <w:basedOn w:val="37"/>
    <w:uiPriority w:val="0"/>
    <w:pPr>
      <w:numPr>
        <w:numId w:val="14"/>
      </w:numPr>
    </w:pPr>
  </w:style>
  <w:style w:type="paragraph" w:customStyle="1" w:styleId="58">
    <w:name w:val="分项一级2"/>
    <w:basedOn w:val="39"/>
    <w:qFormat/>
    <w:uiPriority w:val="0"/>
    <w:pPr>
      <w:numPr>
        <w:numId w:val="15"/>
      </w:numPr>
    </w:pPr>
  </w:style>
  <w:style w:type="paragraph" w:customStyle="1" w:styleId="59">
    <w:name w:val="大标题英文"/>
    <w:next w:val="53"/>
    <w:qFormat/>
    <w:uiPriority w:val="0"/>
    <w:pPr>
      <w:adjustRightInd w:val="0"/>
      <w:snapToGrid w:val="0"/>
      <w:spacing w:line="370" w:lineRule="atLeast"/>
      <w:jc w:val="center"/>
      <w:textAlignment w:val="center"/>
    </w:pPr>
    <w:rPr>
      <w:rFonts w:ascii="Times New Roman" w:hAnsi="Times New Roman" w:eastAsia="宋体" w:cs="Times New Roman"/>
      <w:b/>
      <w:snapToGrid w:val="0"/>
      <w:kern w:val="28"/>
      <w:sz w:val="28"/>
      <w:szCs w:val="28"/>
      <w:lang w:val="en-US" w:eastAsia="zh-CN" w:bidi="ar-SA"/>
    </w:rPr>
  </w:style>
  <w:style w:type="paragraph" w:customStyle="1" w:styleId="60">
    <w:name w:val="分项二级3"/>
    <w:basedOn w:val="37"/>
    <w:uiPriority w:val="0"/>
    <w:pPr>
      <w:numPr>
        <w:numId w:val="16"/>
      </w:numPr>
    </w:pPr>
    <w:rPr>
      <w:kern w:val="0"/>
    </w:rPr>
  </w:style>
  <w:style w:type="paragraph" w:customStyle="1" w:styleId="61">
    <w:name w:val="分项一级9"/>
    <w:basedOn w:val="39"/>
    <w:qFormat/>
    <w:uiPriority w:val="0"/>
  </w:style>
  <w:style w:type="paragraph" w:customStyle="1" w:styleId="62">
    <w:name w:val="分项一级8"/>
    <w:basedOn w:val="39"/>
    <w:qFormat/>
    <w:uiPriority w:val="0"/>
    <w:pPr>
      <w:numPr>
        <w:numId w:val="17"/>
      </w:numPr>
    </w:pPr>
  </w:style>
  <w:style w:type="paragraph" w:customStyle="1" w:styleId="63">
    <w:name w:val="分项一级4"/>
    <w:basedOn w:val="39"/>
    <w:qFormat/>
    <w:uiPriority w:val="0"/>
    <w:pPr>
      <w:numPr>
        <w:numId w:val="18"/>
      </w:numPr>
    </w:pPr>
  </w:style>
  <w:style w:type="paragraph" w:customStyle="1" w:styleId="64">
    <w:name w:val="作者简介"/>
    <w:basedOn w:val="1"/>
    <w:qFormat/>
    <w:uiPriority w:val="0"/>
    <w:pPr>
      <w:spacing w:line="240" w:lineRule="atLeast"/>
      <w:ind w:firstLine="200" w:firstLineChars="200"/>
    </w:pPr>
    <w:rPr>
      <w:rFonts w:eastAsia="方正楷体_GBK"/>
      <w:bCs/>
      <w:kern w:val="15"/>
      <w:sz w:val="15"/>
      <w:szCs w:val="15"/>
    </w:rPr>
  </w:style>
  <w:style w:type="paragraph" w:customStyle="1" w:styleId="65">
    <w:name w:val="分项二级6"/>
    <w:basedOn w:val="37"/>
    <w:uiPriority w:val="0"/>
    <w:pPr>
      <w:numPr>
        <w:ilvl w:val="1"/>
        <w:numId w:val="19"/>
      </w:numPr>
      <w:tabs>
        <w:tab w:val="clear" w:pos="1200"/>
      </w:tabs>
      <w:ind w:left="0" w:firstLine="420"/>
    </w:pPr>
  </w:style>
  <w:style w:type="paragraph" w:customStyle="1" w:styleId="66">
    <w:name w:val="分项二级2"/>
    <w:basedOn w:val="37"/>
    <w:uiPriority w:val="0"/>
    <w:pPr>
      <w:numPr>
        <w:numId w:val="20"/>
      </w:numPr>
    </w:pPr>
  </w:style>
  <w:style w:type="paragraph" w:customStyle="1" w:styleId="67">
    <w:name w:val="中文图表标题"/>
    <w:uiPriority w:val="0"/>
    <w:pPr>
      <w:widowControl w:val="0"/>
      <w:adjustRightInd w:val="0"/>
      <w:snapToGrid w:val="0"/>
      <w:spacing w:before="120" w:line="280" w:lineRule="atLeast"/>
      <w:jc w:val="center"/>
      <w:textAlignment w:val="baseline"/>
    </w:pPr>
    <w:rPr>
      <w:rFonts w:ascii="Arial" w:hAnsi="Arial" w:eastAsia="方正黑体_GBK" w:cs="Times New Roman"/>
      <w:snapToGrid w:val="0"/>
      <w:kern w:val="18"/>
      <w:sz w:val="18"/>
      <w:szCs w:val="18"/>
      <w:lang w:val="en-US" w:eastAsia="zh-CN" w:bidi="ar-SA"/>
    </w:rPr>
  </w:style>
  <w:style w:type="paragraph" w:customStyle="1" w:styleId="68">
    <w:name w:val="MTDisplayEquation"/>
    <w:basedOn w:val="3"/>
    <w:next w:val="1"/>
    <w:uiPriority w:val="0"/>
    <w:pPr>
      <w:tabs>
        <w:tab w:val="center" w:pos="2320"/>
        <w:tab w:val="right" w:pos="4640"/>
      </w:tabs>
      <w:spacing w:before="20"/>
      <w:ind w:firstLine="635"/>
    </w:pPr>
  </w:style>
  <w:style w:type="paragraph" w:customStyle="1" w:styleId="69">
    <w:name w:val="英文地址"/>
    <w:next w:val="45"/>
    <w:uiPriority w:val="0"/>
    <w:pPr>
      <w:adjustRightInd w:val="0"/>
      <w:snapToGrid w:val="0"/>
      <w:jc w:val="center"/>
      <w:textAlignment w:val="baseline"/>
    </w:pPr>
    <w:rPr>
      <w:rFonts w:ascii="Times New Roman" w:hAnsi="Times New Roman" w:eastAsia="宋体" w:cs="Times New Roman"/>
      <w:snapToGrid w:val="0"/>
      <w:kern w:val="18"/>
      <w:sz w:val="18"/>
      <w:lang w:val="en-US" w:eastAsia="zh-CN" w:bidi="ar-SA"/>
    </w:rPr>
  </w:style>
  <w:style w:type="paragraph" w:customStyle="1" w:styleId="70">
    <w:name w:val="英文大标题"/>
    <w:next w:val="71"/>
    <w:uiPriority w:val="0"/>
    <w:pPr>
      <w:adjustRightInd w:val="0"/>
      <w:snapToGrid w:val="0"/>
      <w:spacing w:line="370" w:lineRule="atLeast"/>
      <w:jc w:val="center"/>
      <w:textAlignment w:val="center"/>
    </w:pPr>
    <w:rPr>
      <w:rFonts w:ascii="Times New Roman" w:hAnsi="Times New Roman" w:eastAsia="宋体" w:cs="Times New Roman"/>
      <w:b/>
      <w:snapToGrid w:val="0"/>
      <w:kern w:val="28"/>
      <w:sz w:val="28"/>
      <w:szCs w:val="28"/>
      <w:lang w:val="en-US" w:eastAsia="zh-CN" w:bidi="ar-SA"/>
    </w:rPr>
  </w:style>
  <w:style w:type="paragraph" w:customStyle="1" w:styleId="71">
    <w:name w:val="英文姓名"/>
    <w:uiPriority w:val="0"/>
    <w:pPr>
      <w:adjustRightInd w:val="0"/>
      <w:snapToGrid w:val="0"/>
      <w:spacing w:before="80" w:line="330" w:lineRule="atLeast"/>
      <w:jc w:val="center"/>
      <w:textAlignment w:val="baseline"/>
    </w:pPr>
    <w:rPr>
      <w:rFonts w:ascii="Times New Roman" w:hAnsi="Times New Roman" w:eastAsia="宋体" w:cs="Times New Roman"/>
      <w:snapToGrid w:val="0"/>
      <w:kern w:val="21"/>
      <w:sz w:val="21"/>
      <w:szCs w:val="21"/>
      <w:lang w:val="en-US" w:eastAsia="zh-CN" w:bidi="ar-SA"/>
    </w:rPr>
  </w:style>
  <w:style w:type="paragraph" w:customStyle="1" w:styleId="72">
    <w:name w:val="中文地址"/>
    <w:next w:val="24"/>
    <w:uiPriority w:val="0"/>
    <w:pPr>
      <w:adjustRightInd w:val="0"/>
      <w:snapToGrid w:val="0"/>
      <w:spacing w:line="280" w:lineRule="atLeast"/>
      <w:jc w:val="center"/>
      <w:textAlignment w:val="baseline"/>
    </w:pPr>
    <w:rPr>
      <w:rFonts w:ascii="Times New Roman" w:hAnsi="Times New Roman" w:eastAsia="方正楷体_GBK" w:cs="Times New Roman"/>
      <w:snapToGrid w:val="0"/>
      <w:kern w:val="2"/>
      <w:sz w:val="18"/>
      <w:szCs w:val="24"/>
      <w:lang w:val="en-US" w:eastAsia="zh-CN" w:bidi="ar-SA"/>
    </w:rPr>
  </w:style>
  <w:style w:type="paragraph" w:customStyle="1" w:styleId="73">
    <w:name w:val="中文姓名"/>
    <w:next w:val="72"/>
    <w:uiPriority w:val="0"/>
    <w:pPr>
      <w:adjustRightInd w:val="0"/>
      <w:snapToGrid w:val="0"/>
      <w:jc w:val="center"/>
      <w:textAlignment w:val="baseline"/>
    </w:pPr>
    <w:rPr>
      <w:rFonts w:ascii="Times New Roman" w:hAnsi="Times New Roman" w:eastAsia="方正仿宋_GBK" w:cs="Times New Roman"/>
      <w:snapToGrid w:val="0"/>
      <w:kern w:val="2"/>
      <w:sz w:val="24"/>
      <w:szCs w:val="24"/>
      <w:lang w:val="en-US" w:eastAsia="zh-CN" w:bidi="ar-SA"/>
    </w:rPr>
  </w:style>
  <w:style w:type="paragraph" w:customStyle="1" w:styleId="74">
    <w:name w:val="英文图表标题"/>
    <w:uiPriority w:val="0"/>
    <w:pPr>
      <w:adjustRightInd w:val="0"/>
      <w:snapToGrid w:val="0"/>
      <w:spacing w:after="60" w:line="240" w:lineRule="atLeast"/>
      <w:jc w:val="center"/>
    </w:pPr>
    <w:rPr>
      <w:rFonts w:ascii="Arial" w:hAnsi="Arial" w:eastAsia="Arial" w:cs="Times New Roman"/>
      <w:snapToGrid w:val="0"/>
      <w:kern w:val="15"/>
      <w:sz w:val="15"/>
      <w:szCs w:val="15"/>
      <w:lang w:val="en-US" w:eastAsia="zh-CN" w:bidi="ar-SA"/>
    </w:rPr>
  </w:style>
  <w:style w:type="table" w:customStyle="1" w:styleId="75">
    <w:name w:val="样式1"/>
    <w:basedOn w:val="26"/>
    <w:uiPriority w:val="99"/>
    <w:tblPr>
      <w:tblBorders>
        <w:top w:val="single" w:color="auto" w:sz="8" w:space="0"/>
        <w:bottom w:val="single" w:color="auto" w:sz="8" w:space="0"/>
      </w:tblBorders>
    </w:tblPr>
    <w:tblStylePr w:type="firstRow">
      <w:tcPr>
        <w:tcBorders>
          <w:bottom w:val="single" w:color="auto" w:sz="8" w:space="0"/>
        </w:tcBorders>
      </w:tcPr>
    </w:tblStylePr>
  </w:style>
  <w:style w:type="paragraph" w:customStyle="1" w:styleId="76">
    <w:name w:val="正文1"/>
    <w:uiPriority w:val="0"/>
    <w:pPr>
      <w:spacing w:after="200" w:line="300" w:lineRule="auto"/>
    </w:pPr>
    <w:rPr>
      <w:rFonts w:ascii="Times New Roman" w:hAnsi="Times New Roman" w:eastAsia="方正书宋_GBK"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D0AD85E-25E8-4A8C-B09A-631EF4F2172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11</Pages>
  <Words>3004</Words>
  <Characters>17128</Characters>
  <Lines>142</Lines>
  <Paragraphs>40</Paragraphs>
  <TotalTime>12</TotalTime>
  <ScaleCrop>false</ScaleCrop>
  <LinksUpToDate>false</LinksUpToDate>
  <CharactersWithSpaces>20092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2026-08-18T02:10:00Z</dcterms:created>
  <dc:creator>Zhang</dc:creator>
  <cp:lastModifiedBy>19838166939</cp:lastModifiedBy>
  <cp:lastPrinted>2012-03-27T15:26:00Z</cp:lastPrinted>
  <dcterms:modified xsi:type="dcterms:W3CDTF">2026-08-18T16:18:37Z</dcterms:modified>
  <dc:title>文章编号：1674-0629(2009)01-0001-04</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2052-12.1.26046.26046</vt:lpwstr>
  </property>
  <property fmtid="{D5CDD505-2E9C-101B-9397-08002B2CF9AE}" pid="4" name="ICV">
    <vt:lpwstr>8D704092305039FC4FBF826ACB2378D5_43</vt:lpwstr>
  </property>
</Properties>
</file>